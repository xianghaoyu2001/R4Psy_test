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37EC25" w14:textId="77777777" w:rsidR="00E473BB" w:rsidRPr="007A4C45" w:rsidRDefault="00E473BB" w:rsidP="00614036">
      <w:pPr>
        <w:spacing w:line="480" w:lineRule="auto"/>
        <w:rPr>
          <w:rFonts w:ascii="Times New Roman" w:hAnsi="Times New Roman" w:cs="Times New Roman"/>
          <w:sz w:val="24"/>
          <w:szCs w:val="24"/>
        </w:rPr>
      </w:pPr>
    </w:p>
    <w:p w14:paraId="0E6B0988" w14:textId="77777777" w:rsidR="00E473BB" w:rsidRPr="007A4C45" w:rsidRDefault="00E473BB" w:rsidP="00614036">
      <w:pPr>
        <w:spacing w:line="480" w:lineRule="auto"/>
        <w:rPr>
          <w:rFonts w:ascii="Times New Roman" w:hAnsi="Times New Roman" w:cs="Times New Roman"/>
          <w:sz w:val="24"/>
          <w:szCs w:val="24"/>
        </w:rPr>
      </w:pPr>
    </w:p>
    <w:p w14:paraId="3B5961D3" w14:textId="77777777" w:rsidR="00E473BB" w:rsidRPr="007A4C45" w:rsidRDefault="00E473BB" w:rsidP="00614036">
      <w:pPr>
        <w:spacing w:line="480" w:lineRule="auto"/>
        <w:rPr>
          <w:rFonts w:ascii="Times New Roman" w:hAnsi="Times New Roman" w:cs="Times New Roman"/>
          <w:sz w:val="24"/>
          <w:szCs w:val="24"/>
        </w:rPr>
      </w:pPr>
    </w:p>
    <w:p w14:paraId="6F0AB710" w14:textId="77777777" w:rsidR="00E473BB" w:rsidRPr="007A4C45" w:rsidRDefault="00E473BB" w:rsidP="00614036">
      <w:pPr>
        <w:spacing w:line="480" w:lineRule="auto"/>
        <w:rPr>
          <w:rFonts w:ascii="Times New Roman" w:hAnsi="Times New Roman" w:cs="Times New Roman"/>
          <w:sz w:val="24"/>
          <w:szCs w:val="24"/>
        </w:rPr>
      </w:pPr>
    </w:p>
    <w:p w14:paraId="091DD1BC" w14:textId="77777777" w:rsidR="00E473BB" w:rsidRPr="007A4C45" w:rsidRDefault="00E473BB" w:rsidP="00614036">
      <w:pPr>
        <w:spacing w:line="480" w:lineRule="auto"/>
        <w:rPr>
          <w:rFonts w:ascii="Times New Roman" w:hAnsi="Times New Roman" w:cs="Times New Roman"/>
          <w:sz w:val="24"/>
          <w:szCs w:val="24"/>
        </w:rPr>
      </w:pPr>
    </w:p>
    <w:p w14:paraId="5803C295" w14:textId="77777777" w:rsidR="00E473BB" w:rsidRPr="007A4C45" w:rsidRDefault="00E473BB" w:rsidP="00614036">
      <w:pPr>
        <w:spacing w:line="480" w:lineRule="auto"/>
        <w:rPr>
          <w:rFonts w:ascii="Times New Roman" w:hAnsi="Times New Roman" w:cs="Times New Roman"/>
          <w:sz w:val="24"/>
          <w:szCs w:val="24"/>
        </w:rPr>
      </w:pPr>
    </w:p>
    <w:p w14:paraId="4F504134" w14:textId="77777777" w:rsidR="00E473BB" w:rsidRPr="007A4C45" w:rsidRDefault="00E473BB" w:rsidP="005952C0">
      <w:pPr>
        <w:spacing w:line="480" w:lineRule="auto"/>
        <w:jc w:val="center"/>
        <w:rPr>
          <w:rFonts w:ascii="Times New Roman" w:hAnsi="Times New Roman" w:cs="Times New Roman"/>
          <w:sz w:val="24"/>
          <w:szCs w:val="24"/>
        </w:rPr>
      </w:pPr>
      <w:r>
        <w:rPr>
          <w:rFonts w:ascii="Times New Roman" w:hAnsi="Times New Roman" w:cs="Times New Roman"/>
          <w:sz w:val="24"/>
          <w:szCs w:val="24"/>
        </w:rPr>
        <w:t>Semantic Knowledge Structure of Openness to Experience</w:t>
      </w:r>
    </w:p>
    <w:p w14:paraId="54E24FE4" w14:textId="77777777" w:rsidR="00E473BB" w:rsidRPr="007A4C45" w:rsidRDefault="00E473BB" w:rsidP="00614036">
      <w:pPr>
        <w:spacing w:line="480" w:lineRule="auto"/>
        <w:jc w:val="center"/>
        <w:rPr>
          <w:rFonts w:ascii="Times New Roman" w:hAnsi="Times New Roman" w:cs="Times New Roman"/>
          <w:sz w:val="24"/>
          <w:szCs w:val="24"/>
        </w:rPr>
      </w:pPr>
      <w:r w:rsidRPr="007A4C45">
        <w:rPr>
          <w:rFonts w:ascii="Times New Roman" w:hAnsi="Times New Roman" w:cs="Times New Roman"/>
          <w:sz w:val="24"/>
          <w:szCs w:val="24"/>
        </w:rPr>
        <w:t>Alexander P. Christensen</w:t>
      </w:r>
    </w:p>
    <w:p w14:paraId="091FBC2B" w14:textId="77777777" w:rsidR="00E473BB" w:rsidRPr="007A4C45" w:rsidRDefault="00E473BB" w:rsidP="00614036">
      <w:pPr>
        <w:spacing w:line="480" w:lineRule="auto"/>
        <w:jc w:val="center"/>
        <w:rPr>
          <w:rFonts w:ascii="Times New Roman" w:hAnsi="Times New Roman" w:cs="Times New Roman"/>
          <w:sz w:val="24"/>
          <w:szCs w:val="24"/>
        </w:rPr>
      </w:pPr>
      <w:r w:rsidRPr="007A4C45">
        <w:rPr>
          <w:rFonts w:ascii="Times New Roman" w:hAnsi="Times New Roman" w:cs="Times New Roman"/>
          <w:sz w:val="24"/>
          <w:szCs w:val="24"/>
        </w:rPr>
        <w:t>University of North Carolina at Greensboro</w:t>
      </w:r>
    </w:p>
    <w:p w14:paraId="21826509" w14:textId="77777777" w:rsidR="00E473BB" w:rsidRPr="007A4C45" w:rsidRDefault="00E473BB" w:rsidP="00614036">
      <w:pPr>
        <w:spacing w:line="480" w:lineRule="auto"/>
        <w:jc w:val="center"/>
        <w:rPr>
          <w:rFonts w:ascii="Times New Roman" w:hAnsi="Times New Roman" w:cs="Times New Roman"/>
          <w:sz w:val="24"/>
          <w:szCs w:val="24"/>
        </w:rPr>
      </w:pPr>
    </w:p>
    <w:p w14:paraId="226AD294" w14:textId="77777777" w:rsidR="00E473BB" w:rsidRPr="007A4C45" w:rsidRDefault="00E473BB" w:rsidP="00614036">
      <w:pPr>
        <w:spacing w:line="480" w:lineRule="auto"/>
        <w:jc w:val="center"/>
        <w:rPr>
          <w:rFonts w:ascii="Times New Roman" w:hAnsi="Times New Roman" w:cs="Times New Roman"/>
          <w:sz w:val="24"/>
          <w:szCs w:val="24"/>
        </w:rPr>
      </w:pPr>
    </w:p>
    <w:p w14:paraId="771D361A" w14:textId="77777777" w:rsidR="00E473BB" w:rsidRPr="007A4C45" w:rsidRDefault="00E473BB" w:rsidP="00614036">
      <w:pPr>
        <w:spacing w:line="480" w:lineRule="auto"/>
        <w:jc w:val="center"/>
        <w:rPr>
          <w:rFonts w:ascii="Times New Roman" w:hAnsi="Times New Roman" w:cs="Times New Roman"/>
          <w:sz w:val="24"/>
          <w:szCs w:val="24"/>
        </w:rPr>
      </w:pPr>
    </w:p>
    <w:p w14:paraId="36B18872" w14:textId="77777777" w:rsidR="00E473BB" w:rsidRPr="007A4C45" w:rsidRDefault="00E473BB" w:rsidP="00614036">
      <w:pPr>
        <w:spacing w:line="480" w:lineRule="auto"/>
        <w:rPr>
          <w:rFonts w:ascii="Times New Roman" w:hAnsi="Times New Roman" w:cs="Times New Roman"/>
          <w:sz w:val="24"/>
          <w:szCs w:val="24"/>
        </w:rPr>
      </w:pPr>
      <w:r w:rsidRPr="007A4C45">
        <w:rPr>
          <w:rFonts w:ascii="Times New Roman" w:hAnsi="Times New Roman" w:cs="Times New Roman"/>
          <w:b/>
          <w:sz w:val="24"/>
          <w:szCs w:val="24"/>
        </w:rPr>
        <w:br w:type="page"/>
      </w:r>
    </w:p>
    <w:p w14:paraId="53CC40C6" w14:textId="77777777" w:rsidR="00E473BB" w:rsidRPr="007A4C45" w:rsidRDefault="00E473BB" w:rsidP="005F0AB8">
      <w:pPr>
        <w:spacing w:line="480" w:lineRule="auto"/>
        <w:jc w:val="center"/>
        <w:rPr>
          <w:rFonts w:ascii="Times New Roman" w:hAnsi="Times New Roman" w:cs="Times New Roman"/>
          <w:b/>
          <w:sz w:val="24"/>
          <w:szCs w:val="24"/>
        </w:rPr>
      </w:pPr>
      <w:r w:rsidRPr="007A4C45">
        <w:rPr>
          <w:rFonts w:ascii="Times New Roman" w:hAnsi="Times New Roman" w:cs="Times New Roman"/>
          <w:b/>
          <w:sz w:val="24"/>
          <w:szCs w:val="24"/>
        </w:rPr>
        <w:lastRenderedPageBreak/>
        <w:t>Abstract</w:t>
      </w:r>
    </w:p>
    <w:p w14:paraId="5DDDD115" w14:textId="77777777" w:rsidR="00E473BB" w:rsidRPr="007A4C45" w:rsidRDefault="00E473BB" w:rsidP="004B6E77">
      <w:pPr>
        <w:spacing w:line="480" w:lineRule="auto"/>
        <w:rPr>
          <w:rFonts w:ascii="Times New Roman" w:hAnsi="Times New Roman" w:cs="Times New Roman"/>
          <w:sz w:val="24"/>
          <w:szCs w:val="24"/>
        </w:rPr>
      </w:pPr>
      <w:r w:rsidRPr="007A4C45">
        <w:rPr>
          <w:rFonts w:ascii="Times New Roman" w:hAnsi="Times New Roman" w:cs="Times New Roman"/>
          <w:sz w:val="24"/>
          <w:szCs w:val="24"/>
        </w:rPr>
        <w:t xml:space="preserve">Semantic networks are graphical models of </w:t>
      </w:r>
      <w:r>
        <w:rPr>
          <w:rFonts w:ascii="Times New Roman" w:hAnsi="Times New Roman" w:cs="Times New Roman"/>
          <w:sz w:val="24"/>
          <w:szCs w:val="24"/>
        </w:rPr>
        <w:t>conceptual</w:t>
      </w:r>
      <w:r w:rsidRPr="007A4C45">
        <w:rPr>
          <w:rFonts w:ascii="Times New Roman" w:hAnsi="Times New Roman" w:cs="Times New Roman"/>
          <w:sz w:val="24"/>
          <w:szCs w:val="24"/>
        </w:rPr>
        <w:t xml:space="preserve"> association that pr</w:t>
      </w:r>
      <w:r>
        <w:rPr>
          <w:rFonts w:ascii="Times New Roman" w:hAnsi="Times New Roman" w:cs="Times New Roman"/>
          <w:sz w:val="24"/>
          <w:szCs w:val="24"/>
        </w:rPr>
        <w:t>ovide visual representation of how</w:t>
      </w:r>
      <w:r w:rsidRPr="007A4C45">
        <w:rPr>
          <w:rFonts w:ascii="Times New Roman" w:hAnsi="Times New Roman" w:cs="Times New Roman"/>
          <w:sz w:val="24"/>
          <w:szCs w:val="24"/>
        </w:rPr>
        <w:t xml:space="preserve"> knowledge organization.</w:t>
      </w:r>
      <w:r>
        <w:rPr>
          <w:rFonts w:ascii="Times New Roman" w:hAnsi="Times New Roman" w:cs="Times New Roman"/>
          <w:sz w:val="24"/>
          <w:szCs w:val="24"/>
        </w:rPr>
        <w:t xml:space="preserve"> Recent studies have shown that memory and the way knowledge is organization is linked to cognitive processes like creative thinking. One study found that people with many creative achievements had more flexible semantic organizations than those with fewer creative achievements. Creativity, and creative achievement, have strong links to openness to experience, which suggests that personality might also be associated with differences in semantic structure.</w:t>
      </w:r>
      <w:r w:rsidRPr="007A4C45">
        <w:rPr>
          <w:rFonts w:ascii="Times New Roman" w:hAnsi="Times New Roman" w:cs="Times New Roman"/>
          <w:sz w:val="24"/>
          <w:szCs w:val="24"/>
        </w:rPr>
        <w:t xml:space="preserve"> </w:t>
      </w:r>
      <w:r>
        <w:rPr>
          <w:rFonts w:ascii="Times New Roman" w:hAnsi="Times New Roman" w:cs="Times New Roman"/>
          <w:sz w:val="24"/>
          <w:szCs w:val="24"/>
        </w:rPr>
        <w:t>The proposed</w:t>
      </w:r>
      <w:r w:rsidRPr="007A4C45">
        <w:rPr>
          <w:rFonts w:ascii="Times New Roman" w:hAnsi="Times New Roman" w:cs="Times New Roman"/>
          <w:sz w:val="24"/>
          <w:szCs w:val="24"/>
        </w:rPr>
        <w:t xml:space="preserve"> study will assess approximately 600 people who will complete a measure of openness to experience. The 150 highest and lowest scoring people and the 150 people scoring in the middle will be compared on measures of semantic networks. </w:t>
      </w:r>
      <w:r>
        <w:rPr>
          <w:rFonts w:ascii="Times New Roman" w:hAnsi="Times New Roman" w:cs="Times New Roman"/>
          <w:sz w:val="24"/>
          <w:szCs w:val="24"/>
        </w:rPr>
        <w:t>From these divisions, I</w:t>
      </w:r>
      <w:r w:rsidRPr="007A4C45">
        <w:rPr>
          <w:rFonts w:ascii="Times New Roman" w:hAnsi="Times New Roman" w:cs="Times New Roman"/>
          <w:sz w:val="24"/>
          <w:szCs w:val="24"/>
        </w:rPr>
        <w:t xml:space="preserve"> will analyze differences between each level of openness with the goal of demonstrating a stepwise</w:t>
      </w:r>
      <w:r>
        <w:rPr>
          <w:rFonts w:ascii="Times New Roman" w:hAnsi="Times New Roman" w:cs="Times New Roman"/>
          <w:sz w:val="24"/>
          <w:szCs w:val="24"/>
        </w:rPr>
        <w:t xml:space="preserve"> effect in network measures related to flexibility</w:t>
      </w:r>
      <w:r w:rsidRPr="007A4C45">
        <w:rPr>
          <w:rFonts w:ascii="Times New Roman" w:hAnsi="Times New Roman" w:cs="Times New Roman"/>
          <w:sz w:val="24"/>
          <w:szCs w:val="24"/>
        </w:rPr>
        <w:t xml:space="preserve">. </w:t>
      </w:r>
      <w:r>
        <w:rPr>
          <w:rFonts w:ascii="Times New Roman" w:hAnsi="Times New Roman" w:cs="Times New Roman"/>
          <w:sz w:val="24"/>
          <w:szCs w:val="24"/>
        </w:rPr>
        <w:t xml:space="preserve">Given past research, I expect that high openness people will have more a flexible semantic organization than those low in openness. </w:t>
      </w:r>
      <w:r w:rsidRPr="007A4C45">
        <w:rPr>
          <w:rFonts w:ascii="Times New Roman" w:hAnsi="Times New Roman" w:cs="Times New Roman"/>
          <w:b/>
          <w:sz w:val="24"/>
          <w:szCs w:val="24"/>
        </w:rPr>
        <w:br w:type="page"/>
      </w:r>
    </w:p>
    <w:p w14:paraId="5D9F97D8" w14:textId="35C9A3C2" w:rsidR="00D84561" w:rsidRDefault="00E473BB" w:rsidP="000661BA">
      <w:pPr>
        <w:spacing w:line="480" w:lineRule="auto"/>
        <w:rPr>
          <w:rFonts w:ascii="Times New Roman" w:hAnsi="Times New Roman" w:cs="Times New Roman"/>
          <w:b/>
          <w:sz w:val="24"/>
          <w:szCs w:val="24"/>
        </w:rPr>
      </w:pPr>
      <w:r w:rsidRPr="007A4C45">
        <w:rPr>
          <w:rFonts w:ascii="Times New Roman" w:hAnsi="Times New Roman" w:cs="Times New Roman"/>
          <w:b/>
          <w:sz w:val="24"/>
          <w:szCs w:val="24"/>
        </w:rPr>
        <w:lastRenderedPageBreak/>
        <w:t>Introduction</w:t>
      </w:r>
    </w:p>
    <w:p w14:paraId="367ABB0A" w14:textId="73E2EE28" w:rsidR="00E473BB" w:rsidRDefault="00D84561" w:rsidP="000661BA">
      <w:pPr>
        <w:spacing w:line="48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Why are open people creative? </w:t>
      </w:r>
      <w:r w:rsidR="00E97611">
        <w:rPr>
          <w:rFonts w:ascii="Times New Roman" w:hAnsi="Times New Roman" w:cs="Times New Roman"/>
          <w:sz w:val="24"/>
          <w:szCs w:val="24"/>
        </w:rPr>
        <w:t>Research over the last few decades has concluded that people high in openness to experience are creative. However, there have been only a handful</w:t>
      </w:r>
      <w:r w:rsidR="00354C5E">
        <w:rPr>
          <w:rFonts w:ascii="Times New Roman" w:hAnsi="Times New Roman" w:cs="Times New Roman"/>
          <w:sz w:val="24"/>
          <w:szCs w:val="24"/>
        </w:rPr>
        <w:t xml:space="preserve"> of studies that have examined</w:t>
      </w:r>
      <w:r w:rsidR="00E97611">
        <w:rPr>
          <w:rFonts w:ascii="Times New Roman" w:hAnsi="Times New Roman" w:cs="Times New Roman"/>
          <w:sz w:val="24"/>
          <w:szCs w:val="24"/>
        </w:rPr>
        <w:t xml:space="preserve"> </w:t>
      </w:r>
      <w:r w:rsidR="00354C5E">
        <w:rPr>
          <w:rFonts w:ascii="Times New Roman" w:hAnsi="Times New Roman" w:cs="Times New Roman"/>
          <w:sz w:val="24"/>
          <w:szCs w:val="24"/>
        </w:rPr>
        <w:t xml:space="preserve">possible </w:t>
      </w:r>
      <w:r w:rsidR="00E97611">
        <w:rPr>
          <w:rFonts w:ascii="Times New Roman" w:hAnsi="Times New Roman" w:cs="Times New Roman"/>
          <w:sz w:val="24"/>
          <w:szCs w:val="24"/>
        </w:rPr>
        <w:t>mechanisms behind this association. Neur</w:t>
      </w:r>
      <w:r w:rsidR="00354C5E">
        <w:rPr>
          <w:rFonts w:ascii="Times New Roman" w:hAnsi="Times New Roman" w:cs="Times New Roman"/>
          <w:sz w:val="24"/>
          <w:szCs w:val="24"/>
        </w:rPr>
        <w:t xml:space="preserve">ological evidence suggests people high in openness show similar neural activation patterns (i.e., increased connectivity </w:t>
      </w:r>
      <w:r w:rsidR="00E97611">
        <w:rPr>
          <w:rFonts w:ascii="Times New Roman" w:hAnsi="Times New Roman" w:cs="Times New Roman"/>
          <w:sz w:val="24"/>
          <w:szCs w:val="24"/>
        </w:rPr>
        <w:t>between default—internal, self-generated thought—and executive</w:t>
      </w:r>
      <w:r w:rsidR="00354C5E">
        <w:rPr>
          <w:rFonts w:ascii="Times New Roman" w:hAnsi="Times New Roman" w:cs="Times New Roman"/>
          <w:sz w:val="24"/>
          <w:szCs w:val="24"/>
        </w:rPr>
        <w:t xml:space="preserve"> networks</w:t>
      </w:r>
      <w:r w:rsidR="00E97611">
        <w:rPr>
          <w:rFonts w:ascii="Times New Roman" w:hAnsi="Times New Roman" w:cs="Times New Roman"/>
          <w:sz w:val="24"/>
          <w:szCs w:val="24"/>
        </w:rPr>
        <w:t>—</w:t>
      </w:r>
      <w:r w:rsidR="00354C5E">
        <w:rPr>
          <w:rFonts w:ascii="Times New Roman" w:hAnsi="Times New Roman" w:cs="Times New Roman"/>
          <w:sz w:val="24"/>
          <w:szCs w:val="24"/>
        </w:rPr>
        <w:t xml:space="preserve">external, goal-directed thinking) as highly creative people </w:t>
      </w:r>
      <w:commentRangeStart w:id="0"/>
      <w:r w:rsidR="00B95E22">
        <w:rPr>
          <w:rFonts w:ascii="Times New Roman" w:hAnsi="Times New Roman" w:cs="Times New Roman"/>
          <w:sz w:val="24"/>
          <w:szCs w:val="24"/>
        </w:rPr>
        <w:fldChar w:fldCharType="begin">
          <w:fldData xml:space="preserve">PEVuZE5vdGU+PENpdGU+PEF1dGhvcj5CZWF0eTwvQXV0aG9yPjxZZWFyPjIwMTY8L1llYXI+PFJl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</w:fldData>
        </w:fldChar>
      </w:r>
      <w:r w:rsidR="00B95E22">
        <w:rPr>
          <w:rFonts w:ascii="Times New Roman" w:hAnsi="Times New Roman" w:cs="Times New Roman"/>
          <w:sz w:val="24"/>
          <w:szCs w:val="24"/>
        </w:rPr>
        <w:instrText xml:space="preserve"> ADDIN EN.CITE </w:instrText>
      </w:r>
      <w:r w:rsidR="00B95E22">
        <w:rPr>
          <w:rFonts w:ascii="Times New Roman" w:hAnsi="Times New Roman" w:cs="Times New Roman"/>
          <w:sz w:val="24"/>
          <w:szCs w:val="24"/>
        </w:rPr>
        <w:fldChar w:fldCharType="begin">
          <w:fldData xml:space="preserve">PEVuZE5vdGU+PENpdGU+PEF1dGhvcj5CZWF0eTwvQXV0aG9yPjxZZWFyPjIwMTY8L1llYXI+PFJl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</w:fldData>
        </w:fldChar>
      </w:r>
      <w:r w:rsidR="00B95E22">
        <w:rPr>
          <w:rFonts w:ascii="Times New Roman" w:hAnsi="Times New Roman" w:cs="Times New Roman"/>
          <w:sz w:val="24"/>
          <w:szCs w:val="24"/>
        </w:rPr>
        <w:instrText xml:space="preserve"> ADDIN EN.CITE.DATA </w:instrText>
      </w:r>
      <w:r w:rsidR="00B95E22">
        <w:rPr>
          <w:rFonts w:ascii="Times New Roman" w:hAnsi="Times New Roman" w:cs="Times New Roman"/>
          <w:sz w:val="24"/>
          <w:szCs w:val="24"/>
        </w:rPr>
      </w:r>
      <w:r w:rsidR="00B95E22">
        <w:rPr>
          <w:rFonts w:ascii="Times New Roman" w:hAnsi="Times New Roman" w:cs="Times New Roman"/>
          <w:sz w:val="24"/>
          <w:szCs w:val="24"/>
        </w:rPr>
        <w:fldChar w:fldCharType="end"/>
      </w:r>
      <w:r w:rsidR="00B95E22">
        <w:rPr>
          <w:rFonts w:ascii="Times New Roman" w:hAnsi="Times New Roman" w:cs="Times New Roman"/>
          <w:sz w:val="24"/>
          <w:szCs w:val="24"/>
        </w:rPr>
      </w:r>
      <w:r w:rsidR="00B95E22">
        <w:rPr>
          <w:rFonts w:ascii="Times New Roman" w:hAnsi="Times New Roman" w:cs="Times New Roman"/>
          <w:sz w:val="24"/>
          <w:szCs w:val="24"/>
        </w:rPr>
        <w:fldChar w:fldCharType="separate"/>
      </w:r>
      <w:r w:rsidR="00B95E22">
        <w:rPr>
          <w:rFonts w:ascii="Times New Roman" w:hAnsi="Times New Roman" w:cs="Times New Roman"/>
          <w:noProof/>
          <w:sz w:val="24"/>
          <w:szCs w:val="24"/>
        </w:rPr>
        <w:t>(Beaty, Benedek, Silvia, &amp; Schacter, 2016a; Beaty et al., 2016b)</w:t>
      </w:r>
      <w:r w:rsidR="00B95E22">
        <w:rPr>
          <w:rFonts w:ascii="Times New Roman" w:hAnsi="Times New Roman" w:cs="Times New Roman"/>
          <w:sz w:val="24"/>
          <w:szCs w:val="24"/>
        </w:rPr>
        <w:fldChar w:fldCharType="end"/>
      </w:r>
      <w:commentRangeEnd w:id="0"/>
      <w:r w:rsidR="00B95E22">
        <w:rPr>
          <w:rStyle w:val="CommentReference"/>
        </w:rPr>
        <w:commentReference w:id="0"/>
      </w:r>
      <w:r w:rsidR="00E97611">
        <w:rPr>
          <w:rFonts w:ascii="Times New Roman" w:hAnsi="Times New Roman" w:cs="Times New Roman"/>
          <w:sz w:val="24"/>
          <w:szCs w:val="24"/>
        </w:rPr>
        <w:t xml:space="preserve">. </w:t>
      </w:r>
      <w:r w:rsidR="00612E6C">
        <w:rPr>
          <w:rFonts w:ascii="Times New Roman" w:hAnsi="Times New Roman" w:cs="Times New Roman"/>
          <w:sz w:val="24"/>
          <w:szCs w:val="24"/>
        </w:rPr>
        <w:t>Furthermore, neurocognitive research has revealed that openness to experience is linked to prefrontal activation and measures of intelligence</w:t>
      </w:r>
      <w:bookmarkStart w:id="1" w:name="_GoBack"/>
      <w:bookmarkEnd w:id="1"/>
      <w:r w:rsidR="00612E6C">
        <w:rPr>
          <w:rFonts w:ascii="Times New Roman" w:hAnsi="Times New Roman" w:cs="Times New Roman"/>
          <w:sz w:val="24"/>
          <w:szCs w:val="24"/>
        </w:rPr>
        <w:t xml:space="preserve">. </w:t>
      </w:r>
      <w:r w:rsidR="00E97611">
        <w:rPr>
          <w:rFonts w:ascii="Times New Roman" w:hAnsi="Times New Roman" w:cs="Times New Roman"/>
          <w:sz w:val="24"/>
          <w:szCs w:val="24"/>
        </w:rPr>
        <w:t>Other research has examined cogni</w:t>
      </w:r>
      <w:r w:rsidR="00354C5E">
        <w:rPr>
          <w:rFonts w:ascii="Times New Roman" w:hAnsi="Times New Roman" w:cs="Times New Roman"/>
          <w:sz w:val="24"/>
          <w:szCs w:val="24"/>
        </w:rPr>
        <w:t xml:space="preserve">tive mechanisms that may </w:t>
      </w:r>
      <w:r w:rsidR="00612E6C">
        <w:rPr>
          <w:rFonts w:ascii="Times New Roman" w:hAnsi="Times New Roman" w:cs="Times New Roman"/>
          <w:sz w:val="24"/>
          <w:szCs w:val="24"/>
        </w:rPr>
        <w:t xml:space="preserve">provide further support for </w:t>
      </w:r>
      <w:r w:rsidR="00E11EDE">
        <w:rPr>
          <w:rFonts w:ascii="Times New Roman" w:hAnsi="Times New Roman" w:cs="Times New Roman"/>
          <w:sz w:val="24"/>
          <w:szCs w:val="24"/>
        </w:rPr>
        <w:t>their relationship. For example, r</w:t>
      </w:r>
      <w:r w:rsidR="00E97611">
        <w:rPr>
          <w:rFonts w:ascii="Times New Roman" w:hAnsi="Times New Roman" w:cs="Times New Roman"/>
          <w:sz w:val="24"/>
          <w:szCs w:val="24"/>
        </w:rPr>
        <w:t>ecent</w:t>
      </w:r>
      <w:r w:rsidR="00E11EDE">
        <w:rPr>
          <w:rFonts w:ascii="Times New Roman" w:hAnsi="Times New Roman" w:cs="Times New Roman"/>
          <w:sz w:val="24"/>
          <w:szCs w:val="24"/>
        </w:rPr>
        <w:t xml:space="preserve"> research on creativity has investigated </w:t>
      </w:r>
      <w:r w:rsidR="00E97611">
        <w:rPr>
          <w:rFonts w:ascii="Times New Roman" w:hAnsi="Times New Roman" w:cs="Times New Roman"/>
          <w:sz w:val="24"/>
          <w:szCs w:val="24"/>
        </w:rPr>
        <w:t>the org</w:t>
      </w:r>
      <w:r w:rsidR="00E11EDE">
        <w:rPr>
          <w:rFonts w:ascii="Times New Roman" w:hAnsi="Times New Roman" w:cs="Times New Roman"/>
          <w:sz w:val="24"/>
          <w:szCs w:val="24"/>
        </w:rPr>
        <w:t>aniz</w:t>
      </w:r>
      <w:r w:rsidR="00354C5E">
        <w:rPr>
          <w:rFonts w:ascii="Times New Roman" w:hAnsi="Times New Roman" w:cs="Times New Roman"/>
          <w:sz w:val="24"/>
          <w:szCs w:val="24"/>
        </w:rPr>
        <w:t>ation of semantic memory</w:t>
      </w:r>
      <w:r w:rsidR="00E11EDE">
        <w:rPr>
          <w:rFonts w:ascii="Times New Roman" w:hAnsi="Times New Roman" w:cs="Times New Roman"/>
          <w:sz w:val="24"/>
          <w:szCs w:val="24"/>
        </w:rPr>
        <w:t>, which</w:t>
      </w:r>
      <w:r w:rsidR="00E97611">
        <w:rPr>
          <w:rFonts w:ascii="Times New Roman" w:hAnsi="Times New Roman" w:cs="Times New Roman"/>
          <w:sz w:val="24"/>
          <w:szCs w:val="24"/>
        </w:rPr>
        <w:t xml:space="preserve"> found that creative people h</w:t>
      </w:r>
      <w:r w:rsidR="00E11EDE">
        <w:rPr>
          <w:rFonts w:ascii="Times New Roman" w:hAnsi="Times New Roman" w:cs="Times New Roman"/>
          <w:sz w:val="24"/>
          <w:szCs w:val="24"/>
        </w:rPr>
        <w:t>ave more flexible,</w:t>
      </w:r>
      <w:r w:rsidR="00E97611">
        <w:rPr>
          <w:rFonts w:ascii="Times New Roman" w:hAnsi="Times New Roman" w:cs="Times New Roman"/>
          <w:sz w:val="24"/>
          <w:szCs w:val="24"/>
        </w:rPr>
        <w:t xml:space="preserve"> interconnected associations </w:t>
      </w:r>
      <w:r w:rsidR="00DE27A7">
        <w:rPr>
          <w:rFonts w:ascii="Times New Roman" w:hAnsi="Times New Roman" w:cs="Times New Roman"/>
          <w:sz w:val="24"/>
          <w:szCs w:val="24"/>
        </w:rPr>
        <w:t>between</w:t>
      </w:r>
      <w:r w:rsidR="00354C5E">
        <w:rPr>
          <w:rFonts w:ascii="Times New Roman" w:hAnsi="Times New Roman" w:cs="Times New Roman"/>
          <w:sz w:val="24"/>
          <w:szCs w:val="24"/>
        </w:rPr>
        <w:t xml:space="preserve"> concepts </w:t>
      </w:r>
      <w:r w:rsidR="00E97611">
        <w:rPr>
          <w:rFonts w:ascii="Times New Roman" w:hAnsi="Times New Roman" w:cs="Times New Roman"/>
          <w:sz w:val="24"/>
          <w:szCs w:val="24"/>
        </w:rPr>
        <w:t>than those who are less creative</w:t>
      </w:r>
      <w:r w:rsidR="00E11EDE">
        <w:rPr>
          <w:rFonts w:ascii="Times New Roman" w:hAnsi="Times New Roman" w:cs="Times New Roman"/>
          <w:sz w:val="24"/>
          <w:szCs w:val="24"/>
        </w:rPr>
        <w:t xml:space="preserve"> </w:t>
      </w:r>
      <w:r w:rsidR="00E11EDE">
        <w:rPr>
          <w:rFonts w:ascii="Times New Roman" w:hAnsi="Times New Roman" w:cs="Times New Roman"/>
          <w:sz w:val="24"/>
          <w:szCs w:val="24"/>
        </w:rPr>
        <w:fldChar w:fldCharType="begin"/>
      </w:r>
      <w:r w:rsidR="00E11EDE">
        <w:rPr>
          <w:rFonts w:ascii="Times New Roman" w:hAnsi="Times New Roman" w:cs="Times New Roman"/>
          <w:sz w:val="24"/>
          <w:szCs w:val="24"/>
        </w:rPr>
        <w:instrText xml:space="preserve"> ADDIN EN.CITE &lt;EndNote&gt;&lt;Cite&gt;&lt;Author&gt;Kenett&lt;/Author&gt;&lt;Year&gt;2014&lt;/Year&gt;&lt;RecNum&gt;511&lt;/RecNum&gt;&lt;DisplayText&gt;(Kenett, Anaki, &amp;amp; Faust, 2014)&lt;/DisplayText&gt;&lt;record&gt;&lt;rec-number&gt;511&lt;/rec-number&gt;&lt;foreign-keys&gt;&lt;key app="EN" db-id="saxpavw5f0f2x0exrvhp9rf9razzdsptwv0s" timestamp="1460218296"&gt;511&lt;/key&gt;&lt;key app="ENWeb" db-id=""&gt;0&lt;/key&gt;&lt;/foreign-keys&gt;&lt;ref-type name="Journal Article"&gt;17&lt;/ref-type&gt;&lt;contributors&gt;&lt;authors&gt;&lt;author&gt;Kenett, Y. N.&lt;/author&gt;&lt;author&gt;Anaki, D.&lt;/author&gt;&lt;author&gt;Faust, M.&lt;/author&gt;&lt;/authors&gt;&lt;/contributors&gt;&lt;auth-address&gt;The Leslie and Susan Gonda (Goldschmied) Multidisciplinary Gonda Brain Research Center, Bar-Ilan University Ramat-Gan, Israel.&amp;#xD;The Leslie and Susan Gonda (Goldschmied) Multidisciplinary Gonda Brain Research Center, Bar-Ilan University Ramat-Gan, Israel ; Department of Psychology, Bar-Ilan University Ramat-Gan, Israel.&lt;/auth-address&gt;&lt;titles&gt;&lt;title&gt;Investigating the structure of semantic networks in low and high creative persons&lt;/title&gt;&lt;secondary-title&gt;Front Hum Neurosci&lt;/secondary-title&gt;&lt;/titles&gt;&lt;periodical&gt;&lt;full-title&gt;Front Hum Neurosci&lt;/full-title&gt;&lt;/periodical&gt;&lt;pages&gt;407&lt;/pages&gt;&lt;volume&gt;8&lt;/volume&gt;&lt;keywords&gt;&lt;keyword&gt;associative thinking&lt;/keyword&gt;&lt;keyword&gt;creativity&lt;/keyword&gt;&lt;keyword&gt;individual differences&lt;/keyword&gt;&lt;keyword&gt;network science&lt;/keyword&gt;&lt;keyword&gt;semantic networks&lt;/keyword&gt;&lt;/keywords&gt;&lt;dates&gt;&lt;year&gt;2014&lt;/year&gt;&lt;/dates&gt;&lt;isbn&gt;1662-5161 (Electronic)&amp;#xD;1662-5161 (Linking)&lt;/isbn&gt;&lt;accession-num&gt;24959129&lt;/accession-num&gt;&lt;urls&gt;&lt;related-urls&gt;&lt;url&gt;http://www.ncbi.nlm.nih.gov/pubmed/24959129&lt;/url&gt;&lt;/related-urls&gt;&lt;/urls&gt;&lt;custom2&gt;PMC4051268&lt;/custom2&gt;&lt;electronic-resource-num&gt;10.3389/fnhum.2014.00407&lt;/electronic-resource-num&gt;&lt;/record&gt;&lt;/Cite&gt;&lt;/EndNote&gt;</w:instrText>
      </w:r>
      <w:r w:rsidR="00E11EDE">
        <w:rPr>
          <w:rFonts w:ascii="Times New Roman" w:hAnsi="Times New Roman" w:cs="Times New Roman"/>
          <w:sz w:val="24"/>
          <w:szCs w:val="24"/>
        </w:rPr>
        <w:fldChar w:fldCharType="separate"/>
      </w:r>
      <w:r w:rsidR="00E11EDE">
        <w:rPr>
          <w:rFonts w:ascii="Times New Roman" w:hAnsi="Times New Roman" w:cs="Times New Roman"/>
          <w:noProof/>
          <w:sz w:val="24"/>
          <w:szCs w:val="24"/>
        </w:rPr>
        <w:t>(Kenett, Anaki, &amp; Faust, 2014)</w:t>
      </w:r>
      <w:r w:rsidR="00E11EDE">
        <w:rPr>
          <w:rFonts w:ascii="Times New Roman" w:hAnsi="Times New Roman" w:cs="Times New Roman"/>
          <w:sz w:val="24"/>
          <w:szCs w:val="24"/>
        </w:rPr>
        <w:fldChar w:fldCharType="end"/>
      </w:r>
      <w:r w:rsidR="00E97611">
        <w:rPr>
          <w:rFonts w:ascii="Times New Roman" w:hAnsi="Times New Roman" w:cs="Times New Roman"/>
          <w:sz w:val="24"/>
          <w:szCs w:val="24"/>
        </w:rPr>
        <w:t xml:space="preserve">. </w:t>
      </w:r>
      <w:r w:rsidR="00E11EDE">
        <w:rPr>
          <w:rFonts w:ascii="Times New Roman" w:hAnsi="Times New Roman" w:cs="Times New Roman"/>
          <w:sz w:val="24"/>
          <w:szCs w:val="24"/>
        </w:rPr>
        <w:t xml:space="preserve">Moreover, through spontaneous search of ideas (e.g., mind wandering), </w:t>
      </w:r>
      <w:r w:rsidR="00354C5E">
        <w:rPr>
          <w:rFonts w:ascii="Times New Roman" w:hAnsi="Times New Roman" w:cs="Times New Roman"/>
          <w:sz w:val="24"/>
          <w:szCs w:val="24"/>
        </w:rPr>
        <w:t>creative people</w:t>
      </w:r>
      <w:r w:rsidR="00E11EDE">
        <w:rPr>
          <w:rFonts w:ascii="Times New Roman" w:hAnsi="Times New Roman" w:cs="Times New Roman"/>
          <w:sz w:val="24"/>
          <w:szCs w:val="24"/>
        </w:rPr>
        <w:t xml:space="preserve"> reach more </w:t>
      </w:r>
      <w:r w:rsidR="00100218">
        <w:rPr>
          <w:rFonts w:ascii="Times New Roman" w:hAnsi="Times New Roman" w:cs="Times New Roman"/>
          <w:sz w:val="24"/>
          <w:szCs w:val="24"/>
        </w:rPr>
        <w:t>unique and remote concepts</w:t>
      </w:r>
      <w:r w:rsidR="00E11EDE">
        <w:rPr>
          <w:rFonts w:ascii="Times New Roman" w:hAnsi="Times New Roman" w:cs="Times New Roman"/>
          <w:sz w:val="24"/>
          <w:szCs w:val="24"/>
        </w:rPr>
        <w:t xml:space="preserve"> than those less creative</w:t>
      </w:r>
      <w:r w:rsidR="00EC5949">
        <w:rPr>
          <w:rFonts w:ascii="Times New Roman" w:hAnsi="Times New Roman" w:cs="Times New Roman"/>
          <w:sz w:val="24"/>
          <w:szCs w:val="24"/>
        </w:rPr>
        <w:t xml:space="preserve"> </w:t>
      </w:r>
      <w:r w:rsidR="00EC5949">
        <w:rPr>
          <w:rFonts w:ascii="Times New Roman" w:hAnsi="Times New Roman" w:cs="Times New Roman"/>
          <w:sz w:val="24"/>
          <w:szCs w:val="24"/>
        </w:rPr>
        <w:fldChar w:fldCharType="begin"/>
      </w:r>
      <w:r w:rsidR="00EC5949">
        <w:rPr>
          <w:rFonts w:ascii="Times New Roman" w:hAnsi="Times New Roman" w:cs="Times New Roman"/>
          <w:sz w:val="24"/>
          <w:szCs w:val="24"/>
        </w:rPr>
        <w:instrText xml:space="preserve"> ADDIN EN.CITE &lt;EndNote&gt;&lt;Cite&gt;&lt;Author&gt;Kenett&lt;/Author&gt;&lt;Year&gt;2016&lt;/Year&gt;&lt;RecNum&gt;1367&lt;/RecNum&gt;&lt;DisplayText&gt;(Kenett &amp;amp; Austerweil, 2016)&lt;/DisplayText&gt;&lt;record&gt;&lt;rec-number&gt;1367&lt;/rec-number&gt;&lt;foreign-keys&gt;&lt;key app="EN" db-id="saxpavw5f0f2x0exrvhp9rf9razzdsptwv0s" timestamp="1475755618"&gt;1367&lt;/key&gt;&lt;/foreign-keys&gt;&lt;ref-type name="Journal Article"&gt;17&lt;/ref-type&gt;&lt;contributors&gt;&lt;authors&gt;&lt;author&gt;Kenett, Yoed N&lt;/author&gt;&lt;author&gt;Austerweil, Joseph L&lt;/author&gt;&lt;/authors&gt;&lt;/contributors&gt;&lt;titles&gt;&lt;title&gt;Examining Search Processes in Low and High Creative Individuals with Random Walks&lt;/title&gt;&lt;/titles&gt;&lt;dates&gt;&lt;year&gt;2016&lt;/year&gt;&lt;/dates&gt;&lt;urls&gt;&lt;/urls&gt;&lt;/record&gt;&lt;/Cite&gt;&lt;/EndNote&gt;</w:instrText>
      </w:r>
      <w:r w:rsidR="00EC5949">
        <w:rPr>
          <w:rFonts w:ascii="Times New Roman" w:hAnsi="Times New Roman" w:cs="Times New Roman"/>
          <w:sz w:val="24"/>
          <w:szCs w:val="24"/>
        </w:rPr>
        <w:fldChar w:fldCharType="separate"/>
      </w:r>
      <w:r w:rsidR="00EC5949">
        <w:rPr>
          <w:rFonts w:ascii="Times New Roman" w:hAnsi="Times New Roman" w:cs="Times New Roman"/>
          <w:noProof/>
          <w:sz w:val="24"/>
          <w:szCs w:val="24"/>
        </w:rPr>
        <w:t>(Kenett &amp; Austerweil, 2016)</w:t>
      </w:r>
      <w:r w:rsidR="00EC5949">
        <w:rPr>
          <w:rFonts w:ascii="Times New Roman" w:hAnsi="Times New Roman" w:cs="Times New Roman"/>
          <w:sz w:val="24"/>
          <w:szCs w:val="24"/>
        </w:rPr>
        <w:fldChar w:fldCharType="end"/>
      </w:r>
      <w:r w:rsidR="00E11EDE">
        <w:rPr>
          <w:rFonts w:ascii="Times New Roman" w:hAnsi="Times New Roman" w:cs="Times New Roman"/>
          <w:sz w:val="24"/>
          <w:szCs w:val="24"/>
        </w:rPr>
        <w:t xml:space="preserve">. </w:t>
      </w:r>
      <w:r w:rsidR="00B95E22">
        <w:rPr>
          <w:rFonts w:ascii="Times New Roman" w:hAnsi="Times New Roman" w:cs="Times New Roman"/>
          <w:sz w:val="24"/>
          <w:szCs w:val="24"/>
        </w:rPr>
        <w:t>Given these findings,</w:t>
      </w:r>
      <w:r w:rsidR="00E11EDE">
        <w:rPr>
          <w:rFonts w:ascii="Times New Roman" w:hAnsi="Times New Roman" w:cs="Times New Roman"/>
          <w:sz w:val="24"/>
          <w:szCs w:val="24"/>
        </w:rPr>
        <w:t xml:space="preserve"> the</w:t>
      </w:r>
      <w:r w:rsidR="00B95E22">
        <w:rPr>
          <w:rFonts w:ascii="Times New Roman" w:hAnsi="Times New Roman" w:cs="Times New Roman"/>
          <w:sz w:val="24"/>
          <w:szCs w:val="24"/>
        </w:rPr>
        <w:t xml:space="preserve"> structure of semantic memory </w:t>
      </w:r>
      <w:r w:rsidR="00E11EDE">
        <w:rPr>
          <w:rFonts w:ascii="Times New Roman" w:hAnsi="Times New Roman" w:cs="Times New Roman"/>
          <w:sz w:val="24"/>
          <w:szCs w:val="24"/>
        </w:rPr>
        <w:t>might be a</w:t>
      </w:r>
      <w:r w:rsidR="00B95E22">
        <w:rPr>
          <w:rFonts w:ascii="Times New Roman" w:hAnsi="Times New Roman" w:cs="Times New Roman"/>
          <w:sz w:val="24"/>
          <w:szCs w:val="24"/>
        </w:rPr>
        <w:t xml:space="preserve"> cognitive mechanism that supports the associa</w:t>
      </w:r>
      <w:r w:rsidR="00E11EDE">
        <w:rPr>
          <w:rFonts w:ascii="Times New Roman" w:hAnsi="Times New Roman" w:cs="Times New Roman"/>
          <w:sz w:val="24"/>
          <w:szCs w:val="24"/>
        </w:rPr>
        <w:t xml:space="preserve">tion between creative and open </w:t>
      </w:r>
      <w:r w:rsidR="00B95E22">
        <w:rPr>
          <w:rFonts w:ascii="Times New Roman" w:hAnsi="Times New Roman" w:cs="Times New Roman"/>
          <w:sz w:val="24"/>
          <w:szCs w:val="24"/>
        </w:rPr>
        <w:t xml:space="preserve">people. </w:t>
      </w:r>
      <w:r w:rsidR="00E473BB">
        <w:rPr>
          <w:rFonts w:ascii="Times New Roman" w:hAnsi="Times New Roman" w:cs="Times New Roman"/>
          <w:sz w:val="24"/>
          <w:szCs w:val="24"/>
        </w:rPr>
        <w:t>The present study will compare the organization of semantic memory across low, moderate, and high levels of openness using a computational network approach.</w:t>
      </w:r>
      <w:r w:rsidR="00E473BB" w:rsidRPr="002F0CBD">
        <w:rPr>
          <w:rFonts w:ascii="Times New Roman" w:hAnsi="Times New Roman" w:cs="Times New Roman"/>
          <w:sz w:val="24"/>
          <w:szCs w:val="24"/>
        </w:rPr>
        <w:t xml:space="preserve"> </w:t>
      </w:r>
      <w:r w:rsidR="00393248">
        <w:rPr>
          <w:rFonts w:ascii="Times New Roman" w:hAnsi="Times New Roman" w:cs="Times New Roman"/>
          <w:sz w:val="24"/>
          <w:szCs w:val="24"/>
        </w:rPr>
        <w:t>D</w:t>
      </w:r>
      <w:r w:rsidR="00E473BB">
        <w:rPr>
          <w:rFonts w:ascii="Times New Roman" w:hAnsi="Times New Roman" w:cs="Times New Roman"/>
          <w:sz w:val="24"/>
          <w:szCs w:val="24"/>
        </w:rPr>
        <w:t>iff</w:t>
      </w:r>
      <w:r w:rsidR="00393248">
        <w:rPr>
          <w:rFonts w:ascii="Times New Roman" w:hAnsi="Times New Roman" w:cs="Times New Roman"/>
          <w:sz w:val="24"/>
          <w:szCs w:val="24"/>
        </w:rPr>
        <w:t>erent</w:t>
      </w:r>
      <w:r w:rsidR="006678EF">
        <w:rPr>
          <w:rFonts w:ascii="Times New Roman" w:hAnsi="Times New Roman" w:cs="Times New Roman"/>
          <w:sz w:val="24"/>
          <w:szCs w:val="24"/>
        </w:rPr>
        <w:t xml:space="preserve"> </w:t>
      </w:r>
      <w:r w:rsidR="00E473BB">
        <w:rPr>
          <w:rFonts w:ascii="Times New Roman" w:hAnsi="Times New Roman" w:cs="Times New Roman"/>
          <w:sz w:val="24"/>
          <w:szCs w:val="24"/>
        </w:rPr>
        <w:t xml:space="preserve">organizations </w:t>
      </w:r>
      <w:r w:rsidR="00393248">
        <w:rPr>
          <w:rFonts w:ascii="Times New Roman" w:hAnsi="Times New Roman" w:cs="Times New Roman"/>
          <w:sz w:val="24"/>
          <w:szCs w:val="24"/>
        </w:rPr>
        <w:t>between levels would demonstrate</w:t>
      </w:r>
      <w:r w:rsidR="00E473BB">
        <w:rPr>
          <w:rFonts w:ascii="Times New Roman" w:hAnsi="Times New Roman" w:cs="Times New Roman"/>
          <w:sz w:val="24"/>
          <w:szCs w:val="24"/>
        </w:rPr>
        <w:t xml:space="preserve"> differences in semantic memory </w:t>
      </w:r>
      <w:r w:rsidR="00393248">
        <w:rPr>
          <w:rFonts w:ascii="Times New Roman" w:hAnsi="Times New Roman" w:cs="Times New Roman"/>
          <w:sz w:val="24"/>
          <w:szCs w:val="24"/>
        </w:rPr>
        <w:t xml:space="preserve">can have an effect on </w:t>
      </w:r>
      <w:r w:rsidR="00E473BB">
        <w:rPr>
          <w:rFonts w:ascii="Times New Roman" w:hAnsi="Times New Roman" w:cs="Times New Roman"/>
          <w:sz w:val="24"/>
          <w:szCs w:val="24"/>
        </w:rPr>
        <w:t>personality.</w:t>
      </w:r>
    </w:p>
    <w:p w14:paraId="1D664F11" w14:textId="77777777" w:rsidR="00E473BB" w:rsidRDefault="00E473BB" w:rsidP="00A434BF">
      <w:pPr>
        <w:spacing w:line="480" w:lineRule="auto"/>
        <w:rPr>
          <w:rFonts w:ascii="Times New Roman" w:hAnsi="Times New Roman" w:cs="Times New Roman"/>
          <w:b/>
          <w:sz w:val="24"/>
          <w:szCs w:val="24"/>
        </w:rPr>
      </w:pPr>
      <w:r>
        <w:rPr>
          <w:rFonts w:ascii="Times New Roman" w:hAnsi="Times New Roman" w:cs="Times New Roman"/>
          <w:b/>
          <w:sz w:val="24"/>
          <w:szCs w:val="24"/>
        </w:rPr>
        <w:t>Semantic Networks</w:t>
      </w:r>
    </w:p>
    <w:p w14:paraId="2E3947DB" w14:textId="65B92AF2" w:rsidR="00DE3990" w:rsidRDefault="00DE3990" w:rsidP="00DE3990">
      <w:pPr>
        <w:spacing w:line="480" w:lineRule="auto"/>
        <w:rPr>
          <w:rFonts w:ascii="Times New Roman" w:hAnsi="Times New Roman" w:cs="Times New Roman"/>
          <w:i/>
          <w:sz w:val="24"/>
          <w:szCs w:val="24"/>
        </w:rPr>
      </w:pPr>
      <w:r>
        <w:rPr>
          <w:rFonts w:ascii="Times New Roman" w:hAnsi="Times New Roman" w:cs="Times New Roman"/>
          <w:i/>
          <w:sz w:val="24"/>
          <w:szCs w:val="24"/>
        </w:rPr>
        <w:t>i. Semantic memory</w:t>
      </w:r>
    </w:p>
    <w:p w14:paraId="66866397" w14:textId="6A7752DA" w:rsidR="00DE3990" w:rsidRPr="00711CD7" w:rsidRDefault="00DE3990" w:rsidP="00DE3990">
      <w:pPr>
        <w:spacing w:line="480" w:lineRule="auto"/>
        <w:ind w:firstLine="720"/>
        <w:rPr>
          <w:ins w:id="2" w:author="Alexander Christensen" w:date="2016-11-16T15:52:00Z"/>
          <w:rFonts w:ascii="Times New Roman" w:hAnsi="Times New Roman" w:cs="Times New Roman"/>
          <w:sz w:val="24"/>
          <w:szCs w:val="24"/>
        </w:rPr>
      </w:pPr>
      <w:r>
        <w:rPr>
          <w:rFonts w:ascii="Times New Roman" w:hAnsi="Times New Roman" w:cs="Times New Roman"/>
          <w:sz w:val="24"/>
          <w:szCs w:val="24"/>
        </w:rPr>
        <w:lastRenderedPageBreak/>
        <w:t xml:space="preserve"> Semantic memory is defined as our knowledge about the world such as word meaning</w:t>
      </w:r>
      <w:r w:rsidR="0069652E">
        <w:rPr>
          <w:rFonts w:ascii="Times New Roman" w:hAnsi="Times New Roman" w:cs="Times New Roman"/>
          <w:sz w:val="24"/>
          <w:szCs w:val="24"/>
        </w:rPr>
        <w:t>s, concepts, and categorization of facts</w:t>
      </w:r>
      <w:r>
        <w:rPr>
          <w:rFonts w:ascii="Times New Roman" w:hAnsi="Times New Roman" w:cs="Times New Roman"/>
          <w:sz w:val="24"/>
          <w:szCs w:val="24"/>
        </w:rPr>
        <w:t xml:space="preserve"> </w:t>
      </w:r>
      <w:r>
        <w:rPr>
          <w:rFonts w:ascii="Times New Roman" w:hAnsi="Times New Roman" w:cs="Times New Roman"/>
          <w:noProof/>
          <w:sz w:val="24"/>
          <w:szCs w:val="24"/>
        </w:rPr>
        <w:t>(Jones, Willits, Dennis, &amp; Jones, 2015)</w:t>
      </w:r>
      <w:r>
        <w:rPr>
          <w:rFonts w:ascii="Times New Roman" w:hAnsi="Times New Roman" w:cs="Times New Roman"/>
          <w:sz w:val="24"/>
          <w:szCs w:val="24"/>
        </w:rPr>
        <w:t xml:space="preserve">. In a seminal paper by </w:t>
      </w:r>
      <w:r>
        <w:rPr>
          <w:rFonts w:ascii="Times New Roman" w:hAnsi="Times New Roman" w:cs="Times New Roman"/>
          <w:noProof/>
          <w:sz w:val="24"/>
          <w:szCs w:val="24"/>
        </w:rPr>
        <w:t>Collins and Quillian (1969)</w:t>
      </w:r>
      <w:r>
        <w:rPr>
          <w:rFonts w:ascii="Times New Roman" w:hAnsi="Times New Roman" w:cs="Times New Roman"/>
          <w:sz w:val="24"/>
          <w:szCs w:val="24"/>
        </w:rPr>
        <w:t>, semantic memor</w:t>
      </w:r>
      <w:r w:rsidR="0069652E">
        <w:rPr>
          <w:rFonts w:ascii="Times New Roman" w:hAnsi="Times New Roman" w:cs="Times New Roman"/>
          <w:sz w:val="24"/>
          <w:szCs w:val="24"/>
        </w:rPr>
        <w:t>y was found to be organized with</w:t>
      </w:r>
      <w:r>
        <w:rPr>
          <w:rFonts w:ascii="Times New Roman" w:hAnsi="Times New Roman" w:cs="Times New Roman"/>
          <w:sz w:val="24"/>
          <w:szCs w:val="24"/>
        </w:rPr>
        <w:t xml:space="preserve"> a hierarchical structure of general categories that arrange in</w:t>
      </w:r>
      <w:r w:rsidR="0069652E">
        <w:rPr>
          <w:rFonts w:ascii="Times New Roman" w:hAnsi="Times New Roman" w:cs="Times New Roman"/>
          <w:sz w:val="24"/>
          <w:szCs w:val="24"/>
        </w:rPr>
        <w:t>to</w:t>
      </w:r>
      <w:r>
        <w:rPr>
          <w:rFonts w:ascii="Times New Roman" w:hAnsi="Times New Roman" w:cs="Times New Roman"/>
          <w:sz w:val="24"/>
          <w:szCs w:val="24"/>
        </w:rPr>
        <w:t xml:space="preserve"> more specific exemplars of each category. They p</w:t>
      </w:r>
      <w:r w:rsidR="0069652E">
        <w:rPr>
          <w:rFonts w:ascii="Times New Roman" w:hAnsi="Times New Roman" w:cs="Times New Roman"/>
          <w:sz w:val="24"/>
          <w:szCs w:val="24"/>
        </w:rPr>
        <w:t>ropose that semantic memory can be represented as a</w:t>
      </w:r>
      <w:r>
        <w:rPr>
          <w:rFonts w:ascii="Times New Roman" w:hAnsi="Times New Roman" w:cs="Times New Roman"/>
          <w:sz w:val="24"/>
          <w:szCs w:val="24"/>
        </w:rPr>
        <w:t xml:space="preserve"> </w:t>
      </w:r>
      <w:r w:rsidR="0069652E">
        <w:rPr>
          <w:rFonts w:ascii="Times New Roman" w:hAnsi="Times New Roman" w:cs="Times New Roman"/>
          <w:sz w:val="24"/>
          <w:szCs w:val="24"/>
        </w:rPr>
        <w:t>sprawling web</w:t>
      </w:r>
      <w:r>
        <w:rPr>
          <w:rFonts w:ascii="Times New Roman" w:hAnsi="Times New Roman" w:cs="Times New Roman"/>
          <w:sz w:val="24"/>
          <w:szCs w:val="24"/>
        </w:rPr>
        <w:t xml:space="preserve"> of highly structured associations between concepts. </w:t>
      </w:r>
      <w:r w:rsidRPr="005559F5">
        <w:rPr>
          <w:rFonts w:ascii="Times New Roman" w:hAnsi="Times New Roman" w:cs="Times New Roman"/>
          <w:sz w:val="24"/>
          <w:szCs w:val="24"/>
        </w:rPr>
        <w:t>Thei</w:t>
      </w:r>
      <w:r>
        <w:rPr>
          <w:rFonts w:ascii="Times New Roman" w:hAnsi="Times New Roman" w:cs="Times New Roman"/>
          <w:sz w:val="24"/>
          <w:szCs w:val="24"/>
        </w:rPr>
        <w:t>r ideas set the foundation for</w:t>
      </w:r>
      <w:r w:rsidRPr="005559F5">
        <w:rPr>
          <w:rFonts w:ascii="Times New Roman" w:hAnsi="Times New Roman" w:cs="Times New Roman"/>
          <w:sz w:val="24"/>
          <w:szCs w:val="24"/>
        </w:rPr>
        <w:t xml:space="preserve"> semantic memo</w:t>
      </w:r>
      <w:r w:rsidR="0069652E">
        <w:rPr>
          <w:rFonts w:ascii="Times New Roman" w:hAnsi="Times New Roman" w:cs="Times New Roman"/>
          <w:sz w:val="24"/>
          <w:szCs w:val="24"/>
        </w:rPr>
        <w:t>ry to be structured by planes of categorization that feature</w:t>
      </w:r>
      <w:r w:rsidRPr="005559F5">
        <w:rPr>
          <w:rFonts w:ascii="Times New Roman" w:hAnsi="Times New Roman" w:cs="Times New Roman"/>
          <w:sz w:val="24"/>
          <w:szCs w:val="24"/>
        </w:rPr>
        <w:t xml:space="preserve"> </w:t>
      </w:r>
      <w:r w:rsidR="0069652E">
        <w:rPr>
          <w:rFonts w:ascii="Times New Roman" w:hAnsi="Times New Roman" w:cs="Times New Roman"/>
          <w:sz w:val="24"/>
          <w:szCs w:val="24"/>
        </w:rPr>
        <w:t xml:space="preserve">connections that are </w:t>
      </w:r>
      <w:r w:rsidRPr="005559F5">
        <w:rPr>
          <w:rFonts w:ascii="Times New Roman" w:hAnsi="Times New Roman" w:cs="Times New Roman"/>
          <w:sz w:val="24"/>
          <w:szCs w:val="24"/>
        </w:rPr>
        <w:t>within</w:t>
      </w:r>
      <w:r w:rsidR="0069652E">
        <w:rPr>
          <w:rFonts w:ascii="Times New Roman" w:hAnsi="Times New Roman" w:cs="Times New Roman"/>
          <w:sz w:val="24"/>
          <w:szCs w:val="24"/>
        </w:rPr>
        <w:t xml:space="preserve"> and between levels of concepts—l</w:t>
      </w:r>
      <w:r w:rsidRPr="005559F5">
        <w:rPr>
          <w:rFonts w:ascii="Times New Roman" w:hAnsi="Times New Roman" w:cs="Times New Roman"/>
          <w:sz w:val="24"/>
          <w:szCs w:val="24"/>
        </w:rPr>
        <w:t xml:space="preserve">ike </w:t>
      </w:r>
      <w:r w:rsidR="0069652E">
        <w:rPr>
          <w:rFonts w:ascii="Times New Roman" w:hAnsi="Times New Roman" w:cs="Times New Roman"/>
          <w:sz w:val="24"/>
          <w:szCs w:val="24"/>
        </w:rPr>
        <w:t>a network</w:t>
      </w:r>
      <w:r w:rsidRPr="005559F5">
        <w:rPr>
          <w:rFonts w:ascii="Times New Roman" w:hAnsi="Times New Roman" w:cs="Times New Roman"/>
          <w:sz w:val="24"/>
          <w:szCs w:val="24"/>
        </w:rPr>
        <w:t xml:space="preserve"> </w:t>
      </w:r>
      <w:r w:rsidRPr="005559F5">
        <w:rPr>
          <w:rFonts w:ascii="Times New Roman" w:hAnsi="Times New Roman" w:cs="Times New Roman"/>
          <w:noProof/>
          <w:sz w:val="24"/>
          <w:szCs w:val="24"/>
        </w:rPr>
        <w:t>(Steyvers &amp; Tenenbaum, 2005)</w:t>
      </w:r>
      <w:r w:rsidRPr="005559F5">
        <w:rPr>
          <w:rFonts w:ascii="Times New Roman" w:hAnsi="Times New Roman" w:cs="Times New Roman"/>
          <w:sz w:val="24"/>
          <w:szCs w:val="24"/>
        </w:rPr>
        <w:t>.</w:t>
      </w:r>
      <w:r>
        <w:rPr>
          <w:rFonts w:ascii="Times New Roman" w:hAnsi="Times New Roman" w:cs="Times New Roman"/>
          <w:sz w:val="24"/>
          <w:szCs w:val="24"/>
        </w:rPr>
        <w:t xml:space="preserve"> Furthermore, </w:t>
      </w:r>
      <w:r>
        <w:rPr>
          <w:rFonts w:ascii="Times New Roman" w:hAnsi="Times New Roman" w:cs="Times New Roman"/>
          <w:noProof/>
          <w:sz w:val="24"/>
          <w:szCs w:val="24"/>
        </w:rPr>
        <w:t>Collins and Loftus (1975)</w:t>
      </w:r>
      <w:r>
        <w:rPr>
          <w:rFonts w:ascii="Times New Roman" w:hAnsi="Times New Roman" w:cs="Times New Roman"/>
          <w:sz w:val="24"/>
          <w:szCs w:val="24"/>
        </w:rPr>
        <w:t xml:space="preserve"> theorized that semantic search through memory was the result of activated associations between concepts in the network. Their spreading activation theory suggests that the organization of a netwo</w:t>
      </w:r>
      <w:r w:rsidR="00C16461">
        <w:rPr>
          <w:rFonts w:ascii="Times New Roman" w:hAnsi="Times New Roman" w:cs="Times New Roman"/>
          <w:sz w:val="24"/>
          <w:szCs w:val="24"/>
        </w:rPr>
        <w:t>rk effects the efficiency of</w:t>
      </w:r>
      <w:r>
        <w:rPr>
          <w:rFonts w:ascii="Times New Roman" w:hAnsi="Times New Roman" w:cs="Times New Roman"/>
          <w:sz w:val="24"/>
          <w:szCs w:val="24"/>
        </w:rPr>
        <w:t xml:space="preserve"> search and the associations</w:t>
      </w:r>
      <w:r w:rsidR="00C16461">
        <w:rPr>
          <w:rFonts w:ascii="Times New Roman" w:hAnsi="Times New Roman" w:cs="Times New Roman"/>
          <w:sz w:val="24"/>
          <w:szCs w:val="24"/>
        </w:rPr>
        <w:t xml:space="preserve"> that are available</w:t>
      </w:r>
      <w:r>
        <w:rPr>
          <w:rFonts w:ascii="Times New Roman" w:hAnsi="Times New Roman" w:cs="Times New Roman"/>
          <w:sz w:val="24"/>
          <w:szCs w:val="24"/>
        </w:rPr>
        <w:t xml:space="preserve"> between concepts in memory. Despite these clever experiments, the complexity of semantic relations makes measuring the general structure of semantic memory a ver</w:t>
      </w:r>
      <w:r w:rsidR="00C16461">
        <w:rPr>
          <w:rFonts w:ascii="Times New Roman" w:hAnsi="Times New Roman" w:cs="Times New Roman"/>
          <w:sz w:val="24"/>
          <w:szCs w:val="24"/>
        </w:rPr>
        <w:t>y difficult problem. Ne</w:t>
      </w:r>
      <w:r>
        <w:rPr>
          <w:rFonts w:ascii="Times New Roman" w:hAnsi="Times New Roman" w:cs="Times New Roman"/>
          <w:sz w:val="24"/>
          <w:szCs w:val="24"/>
        </w:rPr>
        <w:t>twork science and computational graph theory</w:t>
      </w:r>
      <w:r w:rsidR="00C16461">
        <w:rPr>
          <w:rFonts w:ascii="Times New Roman" w:hAnsi="Times New Roman" w:cs="Times New Roman"/>
          <w:sz w:val="24"/>
          <w:szCs w:val="24"/>
        </w:rPr>
        <w:t>, however,</w:t>
      </w:r>
      <w:r>
        <w:rPr>
          <w:rFonts w:ascii="Times New Roman" w:hAnsi="Times New Roman" w:cs="Times New Roman"/>
          <w:sz w:val="24"/>
          <w:szCs w:val="24"/>
        </w:rPr>
        <w:t xml:space="preserve"> have provided a way to make meaningful inferences into the structure of s</w:t>
      </w:r>
      <w:r w:rsidR="00C16461">
        <w:rPr>
          <w:rFonts w:ascii="Times New Roman" w:hAnsi="Times New Roman" w:cs="Times New Roman"/>
          <w:sz w:val="24"/>
          <w:szCs w:val="24"/>
        </w:rPr>
        <w:t>emantic memory by using network graphs to investigate</w:t>
      </w:r>
      <w:r>
        <w:rPr>
          <w:rFonts w:ascii="Times New Roman" w:hAnsi="Times New Roman" w:cs="Times New Roman"/>
          <w:sz w:val="24"/>
          <w:szCs w:val="24"/>
        </w:rPr>
        <w:t xml:space="preserve"> the connections and positions of concepts.</w:t>
      </w:r>
    </w:p>
    <w:p w14:paraId="78F4103F" w14:textId="7C58BFB9" w:rsidR="00E473BB" w:rsidRPr="00AE2F72" w:rsidRDefault="00E473BB" w:rsidP="00D21B60">
      <w:pPr>
        <w:spacing w:line="480" w:lineRule="auto"/>
        <w:rPr>
          <w:rFonts w:ascii="Times New Roman" w:hAnsi="Times New Roman" w:cs="Times New Roman"/>
          <w:i/>
          <w:sz w:val="24"/>
          <w:szCs w:val="24"/>
        </w:rPr>
      </w:pPr>
      <w:r w:rsidRPr="00AE2F72">
        <w:rPr>
          <w:rFonts w:ascii="Times New Roman" w:hAnsi="Times New Roman" w:cs="Times New Roman"/>
          <w:i/>
          <w:sz w:val="24"/>
          <w:szCs w:val="24"/>
        </w:rPr>
        <w:t>i</w:t>
      </w:r>
      <w:r w:rsidR="00DE3990">
        <w:rPr>
          <w:rFonts w:ascii="Times New Roman" w:hAnsi="Times New Roman" w:cs="Times New Roman"/>
          <w:i/>
          <w:sz w:val="24"/>
          <w:szCs w:val="24"/>
        </w:rPr>
        <w:t>i</w:t>
      </w:r>
      <w:r w:rsidRPr="00AE2F72">
        <w:rPr>
          <w:rFonts w:ascii="Times New Roman" w:hAnsi="Times New Roman" w:cs="Times New Roman"/>
          <w:i/>
          <w:sz w:val="24"/>
          <w:szCs w:val="24"/>
        </w:rPr>
        <w:t xml:space="preserve">. </w:t>
      </w:r>
      <w:r w:rsidRPr="00D21B60">
        <w:rPr>
          <w:rFonts w:ascii="Times New Roman" w:hAnsi="Times New Roman" w:cs="Times New Roman"/>
          <w:i/>
          <w:sz w:val="24"/>
          <w:szCs w:val="24"/>
        </w:rPr>
        <w:t>Network</w:t>
      </w:r>
      <w:r>
        <w:rPr>
          <w:rFonts w:ascii="Times New Roman" w:hAnsi="Times New Roman" w:cs="Times New Roman"/>
          <w:i/>
          <w:sz w:val="24"/>
          <w:szCs w:val="24"/>
        </w:rPr>
        <w:t xml:space="preserve"> s</w:t>
      </w:r>
      <w:r w:rsidRPr="00AE2F72">
        <w:rPr>
          <w:rFonts w:ascii="Times New Roman" w:hAnsi="Times New Roman" w:cs="Times New Roman"/>
          <w:i/>
          <w:sz w:val="24"/>
          <w:szCs w:val="24"/>
        </w:rPr>
        <w:t>cience</w:t>
      </w:r>
    </w:p>
    <w:p w14:paraId="46202F42" w14:textId="64E684B2" w:rsidR="00E473BB" w:rsidRDefault="00E473BB" w:rsidP="00D21B6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Over the last decade, networks have been used by an expanding number of scientific disciplines to model complex phenomena and to reveal underlying structure in otherwise large, chaotic sets of data </w:t>
      </w:r>
      <w:r>
        <w:rPr>
          <w:rFonts w:ascii="Times New Roman" w:hAnsi="Times New Roman" w:cs="Times New Roman"/>
          <w:noProof/>
          <w:sz w:val="24"/>
          <w:szCs w:val="24"/>
        </w:rPr>
        <w:t>(Barabási, 2011; Newman, 2010)</w:t>
      </w:r>
      <w:r>
        <w:rPr>
          <w:rFonts w:ascii="Times New Roman" w:hAnsi="Times New Roman" w:cs="Times New Roman"/>
          <w:sz w:val="24"/>
          <w:szCs w:val="24"/>
        </w:rPr>
        <w:t xml:space="preserve">. In theory, a network is simple. A network is a graph with </w:t>
      </w:r>
      <w:r>
        <w:rPr>
          <w:rFonts w:ascii="Times New Roman" w:hAnsi="Times New Roman" w:cs="Times New Roman"/>
          <w:i/>
          <w:sz w:val="24"/>
          <w:szCs w:val="24"/>
        </w:rPr>
        <w:t>nodes</w:t>
      </w:r>
      <w:r w:rsidR="00C16461">
        <w:rPr>
          <w:rFonts w:ascii="Times New Roman" w:hAnsi="Times New Roman" w:cs="Times New Roman"/>
          <w:sz w:val="24"/>
          <w:szCs w:val="24"/>
        </w:rPr>
        <w:t>—vertices</w:t>
      </w:r>
      <w:r>
        <w:rPr>
          <w:rFonts w:ascii="Times New Roman" w:hAnsi="Times New Roman" w:cs="Times New Roman"/>
          <w:sz w:val="24"/>
          <w:szCs w:val="24"/>
        </w:rPr>
        <w:t xml:space="preserve">—connected by </w:t>
      </w:r>
      <w:r>
        <w:rPr>
          <w:rFonts w:ascii="Times New Roman" w:hAnsi="Times New Roman" w:cs="Times New Roman"/>
          <w:i/>
          <w:sz w:val="24"/>
          <w:szCs w:val="24"/>
        </w:rPr>
        <w:t>edges</w:t>
      </w:r>
      <w:r>
        <w:rPr>
          <w:rFonts w:ascii="Times New Roman" w:hAnsi="Times New Roman" w:cs="Times New Roman"/>
          <w:sz w:val="24"/>
          <w:szCs w:val="24"/>
        </w:rPr>
        <w:t xml:space="preserve">—relationships—to other nodes. In an </w:t>
      </w:r>
      <w:r>
        <w:rPr>
          <w:rFonts w:ascii="Times New Roman" w:hAnsi="Times New Roman" w:cs="Times New Roman"/>
          <w:i/>
          <w:sz w:val="24"/>
          <w:szCs w:val="24"/>
        </w:rPr>
        <w:t>undirected</w:t>
      </w:r>
      <w:r>
        <w:rPr>
          <w:rFonts w:ascii="Times New Roman" w:hAnsi="Times New Roman" w:cs="Times New Roman"/>
          <w:sz w:val="24"/>
          <w:szCs w:val="24"/>
        </w:rPr>
        <w:t xml:space="preserve"> network, edges are bidirectional and in a </w:t>
      </w:r>
      <w:r>
        <w:rPr>
          <w:rFonts w:ascii="Times New Roman" w:hAnsi="Times New Roman" w:cs="Times New Roman"/>
          <w:i/>
          <w:sz w:val="24"/>
          <w:szCs w:val="24"/>
        </w:rPr>
        <w:t xml:space="preserve">directed </w:t>
      </w:r>
      <w:r>
        <w:rPr>
          <w:rFonts w:ascii="Times New Roman" w:hAnsi="Times New Roman" w:cs="Times New Roman"/>
          <w:sz w:val="24"/>
          <w:szCs w:val="24"/>
        </w:rPr>
        <w:t xml:space="preserve">network, relationships are directional. Besides </w:t>
      </w:r>
      <w:r w:rsidR="00C16461">
        <w:rPr>
          <w:rFonts w:ascii="Times New Roman" w:hAnsi="Times New Roman" w:cs="Times New Roman"/>
          <w:sz w:val="24"/>
          <w:szCs w:val="24"/>
        </w:rPr>
        <w:t xml:space="preserve">having </w:t>
      </w:r>
      <w:r>
        <w:rPr>
          <w:rFonts w:ascii="Times New Roman" w:hAnsi="Times New Roman" w:cs="Times New Roman"/>
          <w:sz w:val="24"/>
          <w:szCs w:val="24"/>
        </w:rPr>
        <w:t>direction</w:t>
      </w:r>
      <w:r w:rsidR="00C16461">
        <w:rPr>
          <w:rFonts w:ascii="Times New Roman" w:hAnsi="Times New Roman" w:cs="Times New Roman"/>
          <w:sz w:val="24"/>
          <w:szCs w:val="24"/>
        </w:rPr>
        <w:t>ality</w:t>
      </w:r>
      <w:r>
        <w:rPr>
          <w:rFonts w:ascii="Times New Roman" w:hAnsi="Times New Roman" w:cs="Times New Roman"/>
          <w:sz w:val="24"/>
          <w:szCs w:val="24"/>
        </w:rPr>
        <w:t xml:space="preserve">, networks can be </w:t>
      </w:r>
      <w:r>
        <w:rPr>
          <w:rFonts w:ascii="Times New Roman" w:hAnsi="Times New Roman" w:cs="Times New Roman"/>
          <w:i/>
          <w:sz w:val="24"/>
          <w:szCs w:val="24"/>
        </w:rPr>
        <w:t>weighted</w:t>
      </w:r>
      <w:r w:rsidR="00C16461">
        <w:rPr>
          <w:rFonts w:ascii="Times New Roman" w:hAnsi="Times New Roman" w:cs="Times New Roman"/>
          <w:sz w:val="24"/>
          <w:szCs w:val="24"/>
        </w:rPr>
        <w:t xml:space="preserve"> to d</w:t>
      </w:r>
      <w:r>
        <w:rPr>
          <w:rFonts w:ascii="Times New Roman" w:hAnsi="Times New Roman" w:cs="Times New Roman"/>
          <w:sz w:val="24"/>
          <w:szCs w:val="24"/>
        </w:rPr>
        <w:t>e</w:t>
      </w:r>
      <w:r w:rsidR="00C16461">
        <w:rPr>
          <w:rFonts w:ascii="Times New Roman" w:hAnsi="Times New Roman" w:cs="Times New Roman"/>
          <w:sz w:val="24"/>
          <w:szCs w:val="24"/>
        </w:rPr>
        <w:t>pict</w:t>
      </w:r>
      <w:r>
        <w:rPr>
          <w:rFonts w:ascii="Times New Roman" w:hAnsi="Times New Roman" w:cs="Times New Roman"/>
          <w:sz w:val="24"/>
          <w:szCs w:val="24"/>
        </w:rPr>
        <w:t xml:space="preserve"> the strength of a </w:t>
      </w:r>
      <w:r>
        <w:rPr>
          <w:rFonts w:ascii="Times New Roman" w:hAnsi="Times New Roman" w:cs="Times New Roman"/>
          <w:sz w:val="24"/>
          <w:szCs w:val="24"/>
        </w:rPr>
        <w:lastRenderedPageBreak/>
        <w:t xml:space="preserve">relationship between two nodes. </w:t>
      </w:r>
      <w:r w:rsidR="00C16461">
        <w:rPr>
          <w:rFonts w:ascii="Times New Roman" w:hAnsi="Times New Roman" w:cs="Times New Roman"/>
          <w:sz w:val="24"/>
          <w:szCs w:val="24"/>
        </w:rPr>
        <w:t>To analyze semantic memory, m</w:t>
      </w:r>
      <w:r>
        <w:rPr>
          <w:rFonts w:ascii="Times New Roman" w:hAnsi="Times New Roman" w:cs="Times New Roman"/>
          <w:sz w:val="24"/>
          <w:szCs w:val="24"/>
        </w:rPr>
        <w:t xml:space="preserve">y study will feature undirected, unweighted networks. Connections between nodes in a network form </w:t>
      </w:r>
      <w:r>
        <w:rPr>
          <w:rFonts w:ascii="Times New Roman" w:hAnsi="Times New Roman" w:cs="Times New Roman"/>
          <w:i/>
          <w:sz w:val="24"/>
          <w:szCs w:val="24"/>
        </w:rPr>
        <w:t>paths—</w:t>
      </w:r>
      <w:r>
        <w:rPr>
          <w:rFonts w:ascii="Times New Roman" w:hAnsi="Times New Roman" w:cs="Times New Roman"/>
          <w:sz w:val="24"/>
          <w:szCs w:val="24"/>
        </w:rPr>
        <w:t xml:space="preserve">a sequence of connections from a </w:t>
      </w:r>
      <w:r>
        <w:rPr>
          <w:rFonts w:ascii="Times New Roman" w:hAnsi="Times New Roman" w:cs="Times New Roman"/>
          <w:i/>
          <w:sz w:val="24"/>
          <w:szCs w:val="24"/>
        </w:rPr>
        <w:t>starting</w:t>
      </w:r>
      <w:r w:rsidR="00C16461">
        <w:rPr>
          <w:rFonts w:ascii="Times New Roman" w:hAnsi="Times New Roman" w:cs="Times New Roman"/>
          <w:sz w:val="24"/>
          <w:szCs w:val="24"/>
        </w:rPr>
        <w:t xml:space="preserve"> node that </w:t>
      </w:r>
      <w:r>
        <w:rPr>
          <w:rFonts w:ascii="Times New Roman" w:hAnsi="Times New Roman" w:cs="Times New Roman"/>
          <w:sz w:val="24"/>
          <w:szCs w:val="24"/>
        </w:rPr>
        <w:t xml:space="preserve">string to another </w:t>
      </w:r>
      <w:r>
        <w:rPr>
          <w:rFonts w:ascii="Times New Roman" w:hAnsi="Times New Roman" w:cs="Times New Roman"/>
          <w:i/>
          <w:sz w:val="24"/>
          <w:szCs w:val="24"/>
        </w:rPr>
        <w:t>end</w:t>
      </w:r>
      <w:r w:rsidR="00C16461">
        <w:rPr>
          <w:rFonts w:ascii="Times New Roman" w:hAnsi="Times New Roman" w:cs="Times New Roman"/>
          <w:i/>
          <w:sz w:val="24"/>
          <w:szCs w:val="24"/>
        </w:rPr>
        <w:t>ing</w:t>
      </w:r>
      <w:r w:rsidR="00C16461">
        <w:rPr>
          <w:rFonts w:ascii="Times New Roman" w:hAnsi="Times New Roman" w:cs="Times New Roman"/>
          <w:sz w:val="24"/>
          <w:szCs w:val="24"/>
        </w:rPr>
        <w:t xml:space="preserve"> node—so </w:t>
      </w:r>
      <w:r>
        <w:rPr>
          <w:rFonts w:ascii="Times New Roman" w:hAnsi="Times New Roman" w:cs="Times New Roman"/>
          <w:sz w:val="24"/>
          <w:szCs w:val="24"/>
        </w:rPr>
        <w:t>that distances between nodes sugg</w:t>
      </w:r>
      <w:r w:rsidR="00C16461">
        <w:rPr>
          <w:rFonts w:ascii="Times New Roman" w:hAnsi="Times New Roman" w:cs="Times New Roman"/>
          <w:sz w:val="24"/>
          <w:szCs w:val="24"/>
        </w:rPr>
        <w:t xml:space="preserve">est relational differences between </w:t>
      </w:r>
      <w:r>
        <w:rPr>
          <w:rFonts w:ascii="Times New Roman" w:hAnsi="Times New Roman" w:cs="Times New Roman"/>
          <w:sz w:val="24"/>
          <w:szCs w:val="24"/>
        </w:rPr>
        <w:t xml:space="preserve">other nodes in the network. The number of edges between two nodes are called a </w:t>
      </w:r>
      <w:r>
        <w:rPr>
          <w:rFonts w:ascii="Times New Roman" w:hAnsi="Times New Roman" w:cs="Times New Roman"/>
          <w:i/>
          <w:sz w:val="24"/>
          <w:szCs w:val="24"/>
        </w:rPr>
        <w:t>path length</w:t>
      </w:r>
      <w:r>
        <w:rPr>
          <w:rFonts w:ascii="Times New Roman" w:hAnsi="Times New Roman" w:cs="Times New Roman"/>
          <w:sz w:val="24"/>
          <w:szCs w:val="24"/>
        </w:rPr>
        <w:t>, which ha</w:t>
      </w:r>
      <w:r w:rsidR="00C16461">
        <w:rPr>
          <w:rFonts w:ascii="Times New Roman" w:hAnsi="Times New Roman" w:cs="Times New Roman"/>
          <w:sz w:val="24"/>
          <w:szCs w:val="24"/>
        </w:rPr>
        <w:t>ve important implications about t</w:t>
      </w:r>
      <w:r>
        <w:rPr>
          <w:rFonts w:ascii="Times New Roman" w:hAnsi="Times New Roman" w:cs="Times New Roman"/>
          <w:sz w:val="24"/>
          <w:szCs w:val="24"/>
        </w:rPr>
        <w:t xml:space="preserve">he structure of a network. Finally, </w:t>
      </w:r>
      <w:r>
        <w:rPr>
          <w:rFonts w:ascii="Times New Roman" w:hAnsi="Times New Roman" w:cs="Times New Roman"/>
          <w:i/>
          <w:sz w:val="24"/>
          <w:szCs w:val="24"/>
        </w:rPr>
        <w:t>cliques</w:t>
      </w:r>
      <w:r>
        <w:rPr>
          <w:rFonts w:ascii="Times New Roman" w:hAnsi="Times New Roman" w:cs="Times New Roman"/>
          <w:sz w:val="24"/>
          <w:szCs w:val="24"/>
        </w:rPr>
        <w:t xml:space="preserve"> are connections between a set of three nodes that form a fully connected subgraph (i.e., a triangle).</w:t>
      </w:r>
    </w:p>
    <w:p w14:paraId="7EF152AE" w14:textId="77777777" w:rsidR="00E473BB" w:rsidRDefault="00E473BB" w:rsidP="00D21B60">
      <w:pPr>
        <w:spacing w:line="480" w:lineRule="auto"/>
        <w:rPr>
          <w:rFonts w:ascii="Times New Roman" w:hAnsi="Times New Roman" w:cs="Times New Roman"/>
          <w:sz w:val="24"/>
          <w:szCs w:val="24"/>
        </w:rPr>
      </w:pPr>
      <w:r>
        <w:rPr>
          <w:rFonts w:ascii="Times New Roman" w:hAnsi="Times New Roman" w:cs="Times New Roman"/>
          <w:i/>
          <w:sz w:val="24"/>
          <w:szCs w:val="24"/>
        </w:rPr>
        <w:t>iii. Networks measures</w:t>
      </w:r>
    </w:p>
    <w:p w14:paraId="0AFDC9DC" w14:textId="3F37D835" w:rsidR="00E473BB" w:rsidRDefault="00E473BB" w:rsidP="00D21B60">
      <w:pPr>
        <w:spacing w:line="480" w:lineRule="auto"/>
        <w:rPr>
          <w:rFonts w:ascii="Times New Roman" w:hAnsi="Times New Roman" w:cs="Times New Roman"/>
          <w:i/>
          <w:sz w:val="24"/>
          <w:szCs w:val="24"/>
        </w:rPr>
      </w:pPr>
      <w:r>
        <w:rPr>
          <w:rFonts w:ascii="Times New Roman" w:hAnsi="Times New Roman" w:cs="Times New Roman"/>
          <w:sz w:val="24"/>
          <w:szCs w:val="24"/>
        </w:rPr>
        <w:tab/>
        <w:t xml:space="preserve">There are many different ways to measure network structure, which imply quantifiably different meanings. For example, </w:t>
      </w:r>
      <w:r w:rsidRPr="0045748E">
        <w:rPr>
          <w:rFonts w:ascii="Times New Roman" w:hAnsi="Times New Roman" w:cs="Times New Roman"/>
          <w:i/>
          <w:sz w:val="24"/>
          <w:szCs w:val="24"/>
        </w:rPr>
        <w:t>macro</w:t>
      </w:r>
      <w:r>
        <w:rPr>
          <w:rFonts w:ascii="Times New Roman" w:hAnsi="Times New Roman" w:cs="Times New Roman"/>
          <w:sz w:val="24"/>
          <w:szCs w:val="24"/>
        </w:rPr>
        <w:t xml:space="preserve"> </w:t>
      </w:r>
      <w:r w:rsidRPr="0045748E">
        <w:rPr>
          <w:rFonts w:ascii="Times New Roman" w:hAnsi="Times New Roman" w:cs="Times New Roman"/>
          <w:sz w:val="24"/>
          <w:szCs w:val="24"/>
        </w:rPr>
        <w:t>measures</w:t>
      </w:r>
      <w:r>
        <w:rPr>
          <w:rFonts w:ascii="Times New Roman" w:hAnsi="Times New Roman" w:cs="Times New Roman"/>
          <w:sz w:val="24"/>
          <w:szCs w:val="24"/>
        </w:rPr>
        <w:t xml:space="preserve"> examine organization</w:t>
      </w:r>
      <w:r w:rsidR="00C16461">
        <w:rPr>
          <w:rFonts w:ascii="Times New Roman" w:hAnsi="Times New Roman" w:cs="Times New Roman"/>
          <w:sz w:val="24"/>
          <w:szCs w:val="24"/>
        </w:rPr>
        <w:t xml:space="preserve"> of the entire network and characterize global connectivity </w:t>
      </w:r>
      <w:r w:rsidRPr="0045748E">
        <w:rPr>
          <w:rFonts w:ascii="Times New Roman" w:hAnsi="Times New Roman" w:cs="Times New Roman"/>
          <w:sz w:val="24"/>
          <w:szCs w:val="24"/>
        </w:rPr>
        <w:t>while</w:t>
      </w:r>
      <w:r>
        <w:rPr>
          <w:rFonts w:ascii="Times New Roman" w:hAnsi="Times New Roman" w:cs="Times New Roman"/>
          <w:sz w:val="24"/>
          <w:szCs w:val="24"/>
        </w:rPr>
        <w:t xml:space="preserve"> </w:t>
      </w:r>
      <w:r>
        <w:rPr>
          <w:rFonts w:ascii="Times New Roman" w:hAnsi="Times New Roman" w:cs="Times New Roman"/>
          <w:i/>
          <w:sz w:val="24"/>
          <w:szCs w:val="24"/>
        </w:rPr>
        <w:t>micro</w:t>
      </w:r>
      <w:r>
        <w:rPr>
          <w:rFonts w:ascii="Times New Roman" w:hAnsi="Times New Roman" w:cs="Times New Roman"/>
          <w:sz w:val="24"/>
          <w:szCs w:val="24"/>
        </w:rPr>
        <w:t xml:space="preserve"> measures investigate the infl</w:t>
      </w:r>
      <w:r w:rsidR="00C16461">
        <w:rPr>
          <w:rFonts w:ascii="Times New Roman" w:hAnsi="Times New Roman" w:cs="Times New Roman"/>
          <w:sz w:val="24"/>
          <w:szCs w:val="24"/>
        </w:rPr>
        <w:t xml:space="preserve">uence—the connections and positions—of individual nodes </w:t>
      </w:r>
      <w:r>
        <w:rPr>
          <w:rFonts w:ascii="Times New Roman" w:hAnsi="Times New Roman" w:cs="Times New Roman"/>
          <w:sz w:val="24"/>
          <w:szCs w:val="24"/>
        </w:rPr>
        <w:t xml:space="preserve">within the network </w:t>
      </w:r>
      <w:r>
        <w:rPr>
          <w:rFonts w:ascii="Times New Roman" w:hAnsi="Times New Roman" w:cs="Times New Roman"/>
          <w:noProof/>
          <w:sz w:val="24"/>
          <w:szCs w:val="24"/>
        </w:rPr>
        <w:t>(Borge-Holthoefer &amp; Arenas, 2010)</w:t>
      </w:r>
      <w:r>
        <w:rPr>
          <w:rFonts w:ascii="Times New Roman" w:hAnsi="Times New Roman" w:cs="Times New Roman"/>
          <w:sz w:val="24"/>
          <w:szCs w:val="24"/>
        </w:rPr>
        <w:t>. For the purposes of this study, I will focus on macro measures and interpret their meaning with reference to semantic networks.</w:t>
      </w:r>
    </w:p>
    <w:p w14:paraId="4535BF15" w14:textId="456EB558" w:rsidR="00E473BB" w:rsidRDefault="00E473BB" w:rsidP="00D21B60">
      <w:pPr>
        <w:spacing w:line="480" w:lineRule="auto"/>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The </w:t>
      </w:r>
      <w:r>
        <w:rPr>
          <w:rFonts w:ascii="Times New Roman" w:hAnsi="Times New Roman" w:cs="Times New Roman"/>
          <w:i/>
          <w:sz w:val="24"/>
          <w:szCs w:val="24"/>
        </w:rPr>
        <w:t xml:space="preserve">average shortest path length </w:t>
      </w:r>
      <w:r>
        <w:rPr>
          <w:rFonts w:ascii="Times New Roman" w:hAnsi="Times New Roman" w:cs="Times New Roman"/>
          <w:sz w:val="24"/>
          <w:szCs w:val="24"/>
        </w:rPr>
        <w:t xml:space="preserve">(ASPL) is the mean distance between any two nodes in the network. The ASPL of a network is also referred to as </w:t>
      </w:r>
      <w:r>
        <w:rPr>
          <w:rFonts w:ascii="Times New Roman" w:hAnsi="Times New Roman" w:cs="Times New Roman"/>
          <w:i/>
          <w:sz w:val="24"/>
          <w:szCs w:val="24"/>
        </w:rPr>
        <w:t>degrees of separation</w:t>
      </w:r>
      <w:r>
        <w:rPr>
          <w:rFonts w:ascii="Times New Roman" w:hAnsi="Times New Roman" w:cs="Times New Roman"/>
          <w:sz w:val="24"/>
          <w:szCs w:val="24"/>
        </w:rPr>
        <w:t xml:space="preserve"> such that lower values suggests greater interconnectivity between all nodes in the network</w:t>
      </w:r>
      <w:r w:rsidR="004444B1">
        <w:rPr>
          <w:rFonts w:ascii="Times New Roman" w:hAnsi="Times New Roman" w:cs="Times New Roman"/>
          <w:sz w:val="24"/>
          <w:szCs w:val="24"/>
        </w:rPr>
        <w:t xml:space="preserve"> </w:t>
      </w:r>
      <w:r w:rsidR="004444B1">
        <w:rPr>
          <w:rFonts w:ascii="Times New Roman" w:hAnsi="Times New Roman" w:cs="Times New Roman"/>
          <w:sz w:val="24"/>
          <w:szCs w:val="24"/>
        </w:rPr>
        <w:fldChar w:fldCharType="begin"/>
      </w:r>
      <w:r w:rsidR="004444B1">
        <w:rPr>
          <w:rFonts w:ascii="Times New Roman" w:hAnsi="Times New Roman" w:cs="Times New Roman"/>
          <w:sz w:val="24"/>
          <w:szCs w:val="24"/>
        </w:rPr>
        <w:instrText xml:space="preserve"> ADDIN EN.CITE &lt;EndNote&gt;&lt;Cite&gt;&lt;Author&gt;Watts&lt;/Author&gt;&lt;Year&gt;1998&lt;/Year&gt;&lt;RecNum&gt;1212&lt;/RecNum&gt;&lt;DisplayText&gt;(Watts &amp;amp; Strogatz, 1998)&lt;/DisplayText&gt;&lt;record&gt;&lt;rec-number&gt;1212&lt;/rec-number&gt;&lt;foreign-keys&gt;&lt;key app="EN" db-id="saxpavw5f0f2x0exrvhp9rf9razzdsptwv0s" timestamp="1465058691"&gt;1212&lt;/key&gt;&lt;/foreign-keys&gt;&lt;ref-type name="Journal Article"&gt;17&lt;/ref-type&gt;&lt;contributors&gt;&lt;authors&gt;&lt;author&gt;Watts, Duncan J&lt;/author&gt;&lt;author&gt;Strogatz, Steven H&lt;/author&gt;&lt;/authors&gt;&lt;/contributors&gt;&lt;titles&gt;&lt;title&gt;Collective dynamics of ‘small-world’networks&lt;/title&gt;&lt;secondary-title&gt;nature&lt;/secondary-title&gt;&lt;/titles&gt;&lt;periodical&gt;&lt;full-title&gt;Nature&lt;/full-title&gt;&lt;/periodical&gt;&lt;pages&gt;440-442&lt;/pages&gt;&lt;volume&gt;393&lt;/volume&gt;&lt;number&gt;6684&lt;/number&gt;&lt;dates&gt;&lt;year&gt;1998&lt;/year&gt;&lt;/dates&gt;&lt;isbn&gt;0028-0836&lt;/isbn&gt;&lt;urls&gt;&lt;/urls&gt;&lt;/record&gt;&lt;/Cite&gt;&lt;/EndNote&gt;</w:instrText>
      </w:r>
      <w:r w:rsidR="004444B1">
        <w:rPr>
          <w:rFonts w:ascii="Times New Roman" w:hAnsi="Times New Roman" w:cs="Times New Roman"/>
          <w:sz w:val="24"/>
          <w:szCs w:val="24"/>
        </w:rPr>
        <w:fldChar w:fldCharType="separate"/>
      </w:r>
      <w:r w:rsidR="004444B1">
        <w:rPr>
          <w:rFonts w:ascii="Times New Roman" w:hAnsi="Times New Roman" w:cs="Times New Roman"/>
          <w:noProof/>
          <w:sz w:val="24"/>
          <w:szCs w:val="24"/>
        </w:rPr>
        <w:t>(Watts &amp; Strogatz, 1998)</w:t>
      </w:r>
      <w:r w:rsidR="004444B1">
        <w:rPr>
          <w:rFonts w:ascii="Times New Roman" w:hAnsi="Times New Roman" w:cs="Times New Roman"/>
          <w:sz w:val="24"/>
          <w:szCs w:val="24"/>
        </w:rPr>
        <w:fldChar w:fldCharType="end"/>
      </w:r>
      <w:r>
        <w:rPr>
          <w:rFonts w:ascii="Times New Roman" w:hAnsi="Times New Roman" w:cs="Times New Roman"/>
          <w:sz w:val="24"/>
          <w:szCs w:val="24"/>
        </w:rPr>
        <w:t>. In semantic networks,</w:t>
      </w:r>
      <w:r w:rsidR="004444B1">
        <w:rPr>
          <w:rFonts w:ascii="Times New Roman" w:hAnsi="Times New Roman" w:cs="Times New Roman"/>
          <w:sz w:val="24"/>
          <w:szCs w:val="24"/>
        </w:rPr>
        <w:t xml:space="preserve"> short path lengths represent</w:t>
      </w:r>
      <w:r>
        <w:rPr>
          <w:rFonts w:ascii="Times New Roman" w:hAnsi="Times New Roman" w:cs="Times New Roman"/>
          <w:sz w:val="24"/>
          <w:szCs w:val="24"/>
        </w:rPr>
        <w:t xml:space="preserve"> shorter paths between</w:t>
      </w:r>
      <w:r w:rsidR="004444B1">
        <w:rPr>
          <w:rFonts w:ascii="Times New Roman" w:hAnsi="Times New Roman" w:cs="Times New Roman"/>
          <w:sz w:val="24"/>
          <w:szCs w:val="24"/>
        </w:rPr>
        <w:t xml:space="preserve"> distant</w:t>
      </w:r>
      <w:r>
        <w:rPr>
          <w:rFonts w:ascii="Times New Roman" w:hAnsi="Times New Roman" w:cs="Times New Roman"/>
          <w:sz w:val="24"/>
          <w:szCs w:val="24"/>
        </w:rPr>
        <w:t xml:space="preserve"> concepts like </w:t>
      </w:r>
      <w:r>
        <w:rPr>
          <w:rFonts w:ascii="Times New Roman" w:hAnsi="Times New Roman" w:cs="Times New Roman"/>
          <w:i/>
          <w:sz w:val="24"/>
          <w:szCs w:val="24"/>
        </w:rPr>
        <w:t>dog</w:t>
      </w:r>
      <w:r>
        <w:rPr>
          <w:rFonts w:ascii="Times New Roman" w:hAnsi="Times New Roman" w:cs="Times New Roman"/>
          <w:sz w:val="24"/>
          <w:szCs w:val="24"/>
        </w:rPr>
        <w:t xml:space="preserve"> and </w:t>
      </w:r>
      <w:r>
        <w:rPr>
          <w:rFonts w:ascii="Times New Roman" w:hAnsi="Times New Roman" w:cs="Times New Roman"/>
          <w:i/>
          <w:sz w:val="24"/>
          <w:szCs w:val="24"/>
        </w:rPr>
        <w:t>albatross</w:t>
      </w:r>
      <w:r>
        <w:rPr>
          <w:rFonts w:ascii="Times New Roman" w:hAnsi="Times New Roman" w:cs="Times New Roman"/>
          <w:sz w:val="24"/>
          <w:szCs w:val="24"/>
        </w:rPr>
        <w:t>. Therefore, small ASPL values are associated with more “shortcuts” between concepts in semantic memory.</w:t>
      </w:r>
    </w:p>
    <w:p w14:paraId="39F07161" w14:textId="4FC164DC" w:rsidR="00E473BB" w:rsidRDefault="00E473BB" w:rsidP="00D21B6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 The </w:t>
      </w:r>
      <w:r>
        <w:rPr>
          <w:rFonts w:ascii="Times New Roman" w:hAnsi="Times New Roman" w:cs="Times New Roman"/>
          <w:i/>
          <w:sz w:val="24"/>
          <w:szCs w:val="24"/>
        </w:rPr>
        <w:t>clustering coefficient</w:t>
      </w:r>
      <w:r w:rsidR="004444B1">
        <w:rPr>
          <w:rFonts w:ascii="Times New Roman" w:hAnsi="Times New Roman" w:cs="Times New Roman"/>
          <w:sz w:val="24"/>
          <w:szCs w:val="24"/>
        </w:rPr>
        <w:t xml:space="preserve"> (CC)</w:t>
      </w:r>
      <w:r>
        <w:rPr>
          <w:rFonts w:ascii="Times New Roman" w:hAnsi="Times New Roman" w:cs="Times New Roman"/>
          <w:sz w:val="24"/>
          <w:szCs w:val="24"/>
        </w:rPr>
        <w:t xml:space="preserve"> </w:t>
      </w:r>
      <w:r w:rsidR="004444B1">
        <w:rPr>
          <w:rFonts w:ascii="Times New Roman" w:hAnsi="Times New Roman" w:cs="Times New Roman"/>
          <w:sz w:val="24"/>
          <w:szCs w:val="24"/>
        </w:rPr>
        <w:t xml:space="preserve">measures the amount of </w:t>
      </w:r>
      <w:r>
        <w:rPr>
          <w:rFonts w:ascii="Times New Roman" w:hAnsi="Times New Roman" w:cs="Times New Roman"/>
          <w:sz w:val="24"/>
          <w:szCs w:val="24"/>
        </w:rPr>
        <w:t>connected triangle</w:t>
      </w:r>
      <w:r w:rsidR="004444B1">
        <w:rPr>
          <w:rFonts w:ascii="Times New Roman" w:hAnsi="Times New Roman" w:cs="Times New Roman"/>
          <w:sz w:val="24"/>
          <w:szCs w:val="24"/>
        </w:rPr>
        <w:t>s</w:t>
      </w:r>
      <w:r w:rsidR="00BA67B3">
        <w:rPr>
          <w:rFonts w:ascii="Times New Roman" w:hAnsi="Times New Roman" w:cs="Times New Roman"/>
          <w:sz w:val="24"/>
          <w:szCs w:val="24"/>
        </w:rPr>
        <w:t xml:space="preserve"> of nodes, which is </w:t>
      </w:r>
      <w:r>
        <w:rPr>
          <w:rFonts w:ascii="Times New Roman" w:hAnsi="Times New Roman" w:cs="Times New Roman"/>
          <w:sz w:val="24"/>
          <w:szCs w:val="24"/>
        </w:rPr>
        <w:t xml:space="preserve">defined by one node with an edge connecting to two other nodes that also share an edge. </w:t>
      </w:r>
      <w:r w:rsidRPr="005559F5">
        <w:rPr>
          <w:rFonts w:ascii="Times New Roman" w:hAnsi="Times New Roman" w:cs="Times New Roman"/>
          <w:sz w:val="24"/>
          <w:szCs w:val="24"/>
        </w:rPr>
        <w:lastRenderedPageBreak/>
        <w:t xml:space="preserve">In this way, the </w:t>
      </w:r>
      <w:r w:rsidRPr="00EA7DC9">
        <w:rPr>
          <w:rFonts w:ascii="Times New Roman" w:hAnsi="Times New Roman" w:cs="Times New Roman"/>
          <w:sz w:val="24"/>
          <w:szCs w:val="24"/>
        </w:rPr>
        <w:t>CC</w:t>
      </w:r>
      <w:r w:rsidR="00BA67B3">
        <w:rPr>
          <w:rFonts w:ascii="Times New Roman" w:hAnsi="Times New Roman" w:cs="Times New Roman"/>
          <w:sz w:val="24"/>
          <w:szCs w:val="24"/>
        </w:rPr>
        <w:t xml:space="preserve"> represents clique</w:t>
      </w:r>
      <w:r>
        <w:rPr>
          <w:rFonts w:ascii="Times New Roman" w:hAnsi="Times New Roman" w:cs="Times New Roman"/>
          <w:sz w:val="24"/>
          <w:szCs w:val="24"/>
        </w:rPr>
        <w:t>s between nodes and</w:t>
      </w:r>
      <w:r w:rsidRPr="005559F5">
        <w:rPr>
          <w:rFonts w:ascii="Times New Roman" w:hAnsi="Times New Roman" w:cs="Times New Roman"/>
          <w:sz w:val="24"/>
          <w:szCs w:val="24"/>
        </w:rPr>
        <w:t xml:space="preserve"> finer organization</w:t>
      </w:r>
      <w:r>
        <w:rPr>
          <w:rFonts w:ascii="Times New Roman" w:hAnsi="Times New Roman" w:cs="Times New Roman"/>
          <w:sz w:val="24"/>
          <w:szCs w:val="24"/>
        </w:rPr>
        <w:t xml:space="preserve"> of information (e.g., small birds: finch, golden finch, chickadee; </w:t>
      </w:r>
      <w:r w:rsidRPr="005559F5">
        <w:rPr>
          <w:rFonts w:ascii="Times New Roman" w:hAnsi="Times New Roman" w:cs="Times New Roman"/>
          <w:noProof/>
          <w:sz w:val="24"/>
          <w:szCs w:val="24"/>
        </w:rPr>
        <w:t>Steyvers &amp; Tenenbaum, 2005; Troyer, Moscovitch, &amp; Winocur, 1997)</w:t>
      </w:r>
      <w:r w:rsidRPr="005559F5">
        <w:rPr>
          <w:rFonts w:ascii="Times New Roman" w:hAnsi="Times New Roman" w:cs="Times New Roman"/>
          <w:sz w:val="24"/>
          <w:szCs w:val="24"/>
        </w:rPr>
        <w:t>.</w:t>
      </w:r>
      <w:r>
        <w:rPr>
          <w:rFonts w:ascii="Times New Roman" w:hAnsi="Times New Roman" w:cs="Times New Roman"/>
          <w:sz w:val="24"/>
          <w:szCs w:val="24"/>
        </w:rPr>
        <w:t xml:space="preserve"> Higher CC reflects increased local structure and relatedness between semantic concepts.</w:t>
      </w:r>
    </w:p>
    <w:p w14:paraId="583A6D87" w14:textId="6F40AB51" w:rsidR="00E473BB" w:rsidRDefault="00E473BB" w:rsidP="00D21B6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All semantic networks range on these two measures of topology from </w:t>
      </w:r>
      <w:r w:rsidRPr="00BA67B3">
        <w:rPr>
          <w:rFonts w:ascii="Times New Roman" w:hAnsi="Times New Roman" w:cs="Times New Roman"/>
          <w:i/>
          <w:sz w:val="24"/>
          <w:szCs w:val="24"/>
        </w:rPr>
        <w:t>regular</w:t>
      </w:r>
      <w:r>
        <w:rPr>
          <w:rFonts w:ascii="Times New Roman" w:hAnsi="Times New Roman" w:cs="Times New Roman"/>
          <w:sz w:val="24"/>
          <w:szCs w:val="24"/>
        </w:rPr>
        <w:t xml:space="preserve">—ordered— to </w:t>
      </w:r>
      <w:r w:rsidRPr="00BA67B3">
        <w:rPr>
          <w:rFonts w:ascii="Times New Roman" w:hAnsi="Times New Roman" w:cs="Times New Roman"/>
          <w:i/>
          <w:sz w:val="24"/>
          <w:szCs w:val="24"/>
        </w:rPr>
        <w:t>random</w:t>
      </w:r>
      <w:r>
        <w:rPr>
          <w:rFonts w:ascii="Times New Roman" w:hAnsi="Times New Roman" w:cs="Times New Roman"/>
          <w:sz w:val="24"/>
          <w:szCs w:val="24"/>
        </w:rPr>
        <w:t xml:space="preserve">—chaotic </w:t>
      </w:r>
      <w:r>
        <w:rPr>
          <w:rFonts w:ascii="Times New Roman" w:hAnsi="Times New Roman" w:cs="Times New Roman"/>
          <w:noProof/>
          <w:sz w:val="24"/>
          <w:szCs w:val="24"/>
        </w:rPr>
        <w:t>(Faust &amp; Kenett, 2014)</w:t>
      </w:r>
      <w:r>
        <w:rPr>
          <w:rFonts w:ascii="Times New Roman" w:hAnsi="Times New Roman" w:cs="Times New Roman"/>
          <w:sz w:val="24"/>
          <w:szCs w:val="24"/>
        </w:rPr>
        <w:t xml:space="preserve">. </w:t>
      </w:r>
      <w:r>
        <w:rPr>
          <w:rFonts w:ascii="Times New Roman" w:hAnsi="Times New Roman" w:cs="Times New Roman"/>
          <w:i/>
          <w:sz w:val="24"/>
          <w:szCs w:val="24"/>
        </w:rPr>
        <w:t>Regular</w:t>
      </w:r>
      <w:r>
        <w:rPr>
          <w:rFonts w:ascii="Times New Roman" w:hAnsi="Times New Roman" w:cs="Times New Roman"/>
          <w:sz w:val="24"/>
          <w:szCs w:val="24"/>
        </w:rPr>
        <w:t xml:space="preserve"> networks have large clustering coefficients</w:t>
      </w:r>
      <w:r w:rsidR="00425092">
        <w:rPr>
          <w:rFonts w:ascii="Times New Roman" w:hAnsi="Times New Roman" w:cs="Times New Roman"/>
          <w:sz w:val="24"/>
          <w:szCs w:val="24"/>
        </w:rPr>
        <w:t xml:space="preserve"> but low ASPL</w:t>
      </w:r>
      <w:r>
        <w:rPr>
          <w:rFonts w:ascii="Times New Roman" w:hAnsi="Times New Roman" w:cs="Times New Roman"/>
          <w:sz w:val="24"/>
          <w:szCs w:val="24"/>
        </w:rPr>
        <w:t xml:space="preserve"> with connections to their neighbors and their neighbors’ neighbors—referred to as a lattice. </w:t>
      </w:r>
      <w:r>
        <w:rPr>
          <w:rFonts w:ascii="Times New Roman" w:hAnsi="Times New Roman" w:cs="Times New Roman"/>
          <w:i/>
          <w:sz w:val="24"/>
          <w:szCs w:val="24"/>
        </w:rPr>
        <w:t>Random</w:t>
      </w:r>
      <w:r>
        <w:rPr>
          <w:rFonts w:ascii="Times New Roman" w:hAnsi="Times New Roman" w:cs="Times New Roman"/>
          <w:sz w:val="24"/>
          <w:szCs w:val="24"/>
        </w:rPr>
        <w:t xml:space="preserve"> network</w:t>
      </w:r>
      <w:r w:rsidR="00425092">
        <w:rPr>
          <w:rFonts w:ascii="Times New Roman" w:hAnsi="Times New Roman" w:cs="Times New Roman"/>
          <w:sz w:val="24"/>
          <w:szCs w:val="24"/>
        </w:rPr>
        <w:t xml:space="preserve">s are poorly clustered and </w:t>
      </w:r>
      <w:r>
        <w:rPr>
          <w:rFonts w:ascii="Times New Roman" w:hAnsi="Times New Roman" w:cs="Times New Roman"/>
          <w:sz w:val="24"/>
          <w:szCs w:val="24"/>
        </w:rPr>
        <w:t xml:space="preserve">mostly </w:t>
      </w:r>
      <w:r w:rsidR="00425092">
        <w:rPr>
          <w:rFonts w:ascii="Times New Roman" w:hAnsi="Times New Roman" w:cs="Times New Roman"/>
          <w:sz w:val="24"/>
          <w:szCs w:val="24"/>
        </w:rPr>
        <w:t>have cross connections indicating</w:t>
      </w:r>
      <w:r>
        <w:rPr>
          <w:rFonts w:ascii="Times New Roman" w:hAnsi="Times New Roman" w:cs="Times New Roman"/>
          <w:sz w:val="24"/>
          <w:szCs w:val="24"/>
        </w:rPr>
        <w:t xml:space="preserve"> small ASPL values. Networks that make up the intermediate spectrum are called, </w:t>
      </w:r>
      <w:r w:rsidRPr="00B522D9">
        <w:rPr>
          <w:rFonts w:ascii="Times New Roman" w:hAnsi="Times New Roman" w:cs="Times New Roman"/>
          <w:sz w:val="24"/>
          <w:szCs w:val="24"/>
        </w:rPr>
        <w:t>“</w:t>
      </w:r>
      <w:r>
        <w:rPr>
          <w:rFonts w:ascii="Times New Roman" w:hAnsi="Times New Roman" w:cs="Times New Roman"/>
          <w:i/>
          <w:sz w:val="24"/>
          <w:szCs w:val="24"/>
        </w:rPr>
        <w:t>small-world</w:t>
      </w:r>
      <w:r w:rsidRPr="00FA0740">
        <w:rPr>
          <w:rFonts w:ascii="Times New Roman" w:hAnsi="Times New Roman" w:cs="Times New Roman"/>
          <w:sz w:val="24"/>
          <w:szCs w:val="24"/>
        </w:rPr>
        <w:t>”</w:t>
      </w:r>
      <w:r>
        <w:rPr>
          <w:rFonts w:ascii="Times New Roman" w:hAnsi="Times New Roman" w:cs="Times New Roman"/>
          <w:sz w:val="24"/>
          <w:szCs w:val="24"/>
        </w:rPr>
        <w:t xml:space="preserve"> which have large CC and low ASPL values </w:t>
      </w:r>
      <w:r>
        <w:rPr>
          <w:rFonts w:ascii="Times New Roman" w:hAnsi="Times New Roman" w:cs="Times New Roman"/>
          <w:noProof/>
          <w:sz w:val="24"/>
          <w:szCs w:val="24"/>
        </w:rPr>
        <w:t>(Watts &amp; Strogatz, 1998)</w:t>
      </w:r>
      <w:r>
        <w:rPr>
          <w:rFonts w:ascii="Times New Roman" w:hAnsi="Times New Roman" w:cs="Times New Roman"/>
          <w:sz w:val="24"/>
          <w:szCs w:val="24"/>
        </w:rPr>
        <w:t>. For visual representation of regular, random, and small-world graphs, see Figure 1. Small-world networks have been repor</w:t>
      </w:r>
      <w:r w:rsidR="00425092">
        <w:rPr>
          <w:rFonts w:ascii="Times New Roman" w:hAnsi="Times New Roman" w:cs="Times New Roman"/>
          <w:sz w:val="24"/>
          <w:szCs w:val="24"/>
        </w:rPr>
        <w:t>ted in numerous phenomena in many fields</w:t>
      </w:r>
      <w:r>
        <w:rPr>
          <w:rFonts w:ascii="Times New Roman" w:hAnsi="Times New Roman" w:cs="Times New Roman"/>
          <w:sz w:val="24"/>
          <w:szCs w:val="24"/>
        </w:rPr>
        <w:t xml:space="preserve"> including semantic networks</w:t>
      </w:r>
      <w:r w:rsidR="00425092">
        <w:rPr>
          <w:rFonts w:ascii="Times New Roman" w:hAnsi="Times New Roman" w:cs="Times New Roman"/>
          <w:sz w:val="24"/>
          <w:szCs w:val="24"/>
        </w:rPr>
        <w:t xml:space="preserve"> </w:t>
      </w:r>
      <w:r w:rsidR="00425092">
        <w:rPr>
          <w:rFonts w:ascii="Times New Roman" w:hAnsi="Times New Roman" w:cs="Times New Roman"/>
          <w:sz w:val="24"/>
          <w:szCs w:val="24"/>
        </w:rPr>
        <w:fldChar w:fldCharType="begin"/>
      </w:r>
      <w:r w:rsidR="00425092">
        <w:rPr>
          <w:rFonts w:ascii="Times New Roman" w:hAnsi="Times New Roman" w:cs="Times New Roman"/>
          <w:sz w:val="24"/>
          <w:szCs w:val="24"/>
        </w:rPr>
        <w:instrText xml:space="preserve"> ADDIN EN.CITE &lt;EndNote&gt;&lt;Cite&gt;&lt;Author&gt;Borge-Holthoefer&lt;/Author&gt;&lt;Year&gt;2010&lt;/Year&gt;&lt;RecNum&gt;905&lt;/RecNum&gt;&lt;DisplayText&gt;(Borge-Holthoefer &amp;amp; Arenas, 2010)&lt;/DisplayText&gt;&lt;record&gt;&lt;rec-number&gt;905&lt;/rec-number&gt;&lt;foreign-keys&gt;&lt;key app="EN" db-id="saxpavw5f0f2x0exrvhp9rf9razzdsptwv0s" timestamp="1460220028"&gt;905&lt;/key&gt;&lt;key app="ENWeb" db-id=""&gt;0&lt;/key&gt;&lt;/foreign-keys&gt;&lt;ref-type name="Journal Article"&gt;17&lt;/ref-type&gt;&lt;contributors&gt;&lt;authors&gt;&lt;author&gt;Borge-Holthoefer, Javier&lt;/author&gt;&lt;author&gt;Arenas, Alex&lt;/author&gt;&lt;/authors&gt;&lt;/contributors&gt;&lt;titles&gt;&lt;title&gt;Semantic Networks: Structure and Dynamics&lt;/title&gt;&lt;secondary-title&gt;Entropy&lt;/secondary-title&gt;&lt;/titles&gt;&lt;periodical&gt;&lt;full-title&gt;Entropy&lt;/full-title&gt;&lt;/periodical&gt;&lt;pages&gt;1264-1302&lt;/pages&gt;&lt;volume&gt;12&lt;/volume&gt;&lt;number&gt;5&lt;/number&gt;&lt;dates&gt;&lt;year&gt;2010&lt;/year&gt;&lt;/dates&gt;&lt;isbn&gt;1099-4300&lt;/isbn&gt;&lt;urls&gt;&lt;/urls&gt;&lt;electronic-resource-num&gt;10.3390/e12051264&lt;/electronic-resource-num&gt;&lt;/record&gt;&lt;/Cite&gt;&lt;/EndNote&gt;</w:instrText>
      </w:r>
      <w:r w:rsidR="00425092">
        <w:rPr>
          <w:rFonts w:ascii="Times New Roman" w:hAnsi="Times New Roman" w:cs="Times New Roman"/>
          <w:sz w:val="24"/>
          <w:szCs w:val="24"/>
        </w:rPr>
        <w:fldChar w:fldCharType="separate"/>
      </w:r>
      <w:r w:rsidR="00425092">
        <w:rPr>
          <w:rFonts w:ascii="Times New Roman" w:hAnsi="Times New Roman" w:cs="Times New Roman"/>
          <w:noProof/>
          <w:sz w:val="24"/>
          <w:szCs w:val="24"/>
        </w:rPr>
        <w:t>(Borge-Holthoefer &amp; Arenas, 2010)</w:t>
      </w:r>
      <w:r w:rsidR="00425092">
        <w:rPr>
          <w:rFonts w:ascii="Times New Roman" w:hAnsi="Times New Roman" w:cs="Times New Roman"/>
          <w:sz w:val="24"/>
          <w:szCs w:val="24"/>
        </w:rPr>
        <w:fldChar w:fldCharType="end"/>
      </w:r>
      <w:r>
        <w:rPr>
          <w:rFonts w:ascii="Times New Roman" w:hAnsi="Times New Roman" w:cs="Times New Roman"/>
          <w:sz w:val="24"/>
          <w:szCs w:val="24"/>
        </w:rPr>
        <w:t xml:space="preserve">. Because of this, we can compute </w:t>
      </w:r>
      <w:r w:rsidR="00425092">
        <w:rPr>
          <w:rFonts w:ascii="Times New Roman" w:hAnsi="Times New Roman" w:cs="Times New Roman"/>
          <w:sz w:val="24"/>
          <w:szCs w:val="24"/>
        </w:rPr>
        <w:t xml:space="preserve">a </w:t>
      </w:r>
      <w:r>
        <w:rPr>
          <w:rFonts w:ascii="Times New Roman" w:hAnsi="Times New Roman" w:cs="Times New Roman"/>
          <w:sz w:val="24"/>
          <w:szCs w:val="24"/>
        </w:rPr>
        <w:t>small-worldness measure by comparing the CC of a regular graph and the ASPL of a random graph with the networks generated in our study. The formula for small-worldness is expressed as:</w:t>
      </w:r>
    </w:p>
    <w:p w14:paraId="5488C555" w14:textId="169A0C58" w:rsidR="00E473BB" w:rsidRPr="00B522D9" w:rsidDel="00B522D9" w:rsidRDefault="00BA67B3">
      <w:pPr>
        <w:spacing w:line="480" w:lineRule="auto"/>
        <w:rPr>
          <w:del w:id="3" w:author="Alexander Christensen" w:date="2016-11-16T13:44:00Z"/>
          <w:rFonts w:ascii="Times New Roman" w:hAnsi="Times New Roman" w:cs="Times New Roman"/>
          <w:sz w:val="24"/>
          <w:szCs w:val="24"/>
        </w:rPr>
        <w:pPrChange w:id="4" w:author="Alexander Christensen" w:date="2016-11-16T13:44:00Z">
          <w:pPr>
            <w:tabs>
              <w:tab w:val="left" w:pos="7815"/>
            </w:tabs>
            <w:spacing w:line="480" w:lineRule="auto"/>
          </w:pPr>
        </w:pPrChange>
      </w:pPr>
      <m:oMathPara>
        <m:oMath>
          <m:r>
            <m:rPr>
              <m:sty m:val="p"/>
            </m:rPr>
            <w:rPr>
              <w:rFonts w:ascii="Cambria Math" w:hAnsi="Cambria Math" w:cs="Times New Roman"/>
              <w:sz w:val="24"/>
              <w:szCs w:val="24"/>
            </w:rPr>
            <m:t>S</m:t>
          </m:r>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ASPL</m:t>
              </m:r>
              <m:r>
                <w:ins w:id="5" w:author="Alexander Christensen" w:date="2016-11-16T13:43:00Z">
                  <w:rPr>
                    <w:rFonts w:ascii="Cambria Math" w:hAnsi="Cambria Math" w:cs="Times New Roman"/>
                    <w:sz w:val="24"/>
                    <w:szCs w:val="24"/>
                  </w:rPr>
                  <m:t xml:space="preserve"> </m:t>
                </w:ins>
              </m:r>
              <m:r>
                <w:rPr>
                  <w:rFonts w:ascii="Cambria Math" w:hAnsi="Cambria Math" w:cs="Times New Roman"/>
                  <w:sz w:val="24"/>
                  <w:szCs w:val="24"/>
                </w:rPr>
                <m:t>(random)</m:t>
              </m:r>
            </m:num>
            <m:den>
              <m:r>
                <w:rPr>
                  <w:rFonts w:ascii="Cambria Math" w:hAnsi="Cambria Math" w:cs="Times New Roman"/>
                  <w:sz w:val="24"/>
                  <w:szCs w:val="24"/>
                </w:rPr>
                <m:t>ASPL</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CC</m:t>
              </m:r>
            </m:num>
            <m:den>
              <m:r>
                <w:rPr>
                  <w:rFonts w:ascii="Cambria Math" w:hAnsi="Cambria Math" w:cs="Times New Roman"/>
                  <w:sz w:val="24"/>
                  <w:szCs w:val="24"/>
                </w:rPr>
                <m:t>CC (regular)</m:t>
              </m:r>
            </m:den>
          </m:f>
        </m:oMath>
      </m:oMathPara>
    </w:p>
    <w:p w14:paraId="1E07404C" w14:textId="77777777" w:rsidR="00E473BB" w:rsidRDefault="00E473BB" w:rsidP="00D21B60">
      <w:pPr>
        <w:spacing w:line="480" w:lineRule="auto"/>
        <w:rPr>
          <w:rFonts w:ascii="Times New Roman" w:hAnsi="Times New Roman" w:cs="Times New Roman"/>
          <w:sz w:val="24"/>
          <w:szCs w:val="24"/>
        </w:rPr>
      </w:pPr>
    </w:p>
    <w:p w14:paraId="173A6519" w14:textId="39034082" w:rsidR="00E473BB" w:rsidRDefault="00E473BB" w:rsidP="00D21B60">
      <w:pPr>
        <w:spacing w:line="480" w:lineRule="auto"/>
        <w:rPr>
          <w:rFonts w:ascii="Times New Roman" w:hAnsi="Times New Roman" w:cs="Times New Roman"/>
          <w:sz w:val="24"/>
          <w:szCs w:val="24"/>
        </w:rPr>
      </w:pPr>
      <w:r>
        <w:rPr>
          <w:rFonts w:ascii="Times New Roman" w:hAnsi="Times New Roman" w:cs="Times New Roman"/>
          <w:sz w:val="24"/>
          <w:szCs w:val="24"/>
        </w:rPr>
        <w:t xml:space="preserve">In semantic networks, </w:t>
      </w:r>
      <w:r>
        <w:rPr>
          <w:rFonts w:ascii="Times New Roman" w:hAnsi="Times New Roman" w:cs="Times New Roman"/>
          <w:i/>
          <w:sz w:val="24"/>
          <w:szCs w:val="24"/>
        </w:rPr>
        <w:t>small-worldness</w:t>
      </w:r>
      <w:r>
        <w:rPr>
          <w:rFonts w:ascii="Times New Roman" w:hAnsi="Times New Roman" w:cs="Times New Roman"/>
          <w:i/>
          <w:sz w:val="24"/>
          <w:szCs w:val="24"/>
        </w:rPr>
        <w:softHyphen/>
      </w:r>
      <w:r>
        <w:rPr>
          <w:rFonts w:ascii="Times New Roman" w:hAnsi="Times New Roman" w:cs="Times New Roman"/>
          <w:sz w:val="24"/>
          <w:szCs w:val="24"/>
        </w:rPr>
        <w:t xml:space="preserve"> (S) measures the flexibility of connections w</w:t>
      </w:r>
      <w:r w:rsidR="00425092">
        <w:rPr>
          <w:rFonts w:ascii="Times New Roman" w:hAnsi="Times New Roman" w:cs="Times New Roman"/>
          <w:sz w:val="24"/>
          <w:szCs w:val="24"/>
        </w:rPr>
        <w:t xml:space="preserve">ith high values being associated with </w:t>
      </w:r>
      <w:r>
        <w:rPr>
          <w:rFonts w:ascii="Times New Roman" w:hAnsi="Times New Roman" w:cs="Times New Roman"/>
          <w:sz w:val="24"/>
          <w:szCs w:val="24"/>
        </w:rPr>
        <w:t xml:space="preserve">paths that have more shortcuts between node clusters and low values related to more rigid structure </w:t>
      </w:r>
      <w:r>
        <w:rPr>
          <w:rFonts w:ascii="Times New Roman" w:hAnsi="Times New Roman" w:cs="Times New Roman"/>
          <w:noProof/>
          <w:sz w:val="24"/>
          <w:szCs w:val="24"/>
        </w:rPr>
        <w:t>(Faust &amp; Kenett, 2014; Kenett, Anaki, &amp; Faust, 2014)</w:t>
      </w:r>
      <w:r>
        <w:rPr>
          <w:rFonts w:ascii="Times New Roman" w:hAnsi="Times New Roman" w:cs="Times New Roman"/>
          <w:sz w:val="24"/>
          <w:szCs w:val="24"/>
        </w:rPr>
        <w:t>.</w:t>
      </w:r>
    </w:p>
    <w:p w14:paraId="3645407B" w14:textId="230A0BDD" w:rsidR="00E473BB" w:rsidRDefault="00E473BB" w:rsidP="002B597D">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Other global measures that will be used in this study include: </w:t>
      </w:r>
      <w:r>
        <w:rPr>
          <w:rFonts w:ascii="Times New Roman" w:hAnsi="Times New Roman" w:cs="Times New Roman"/>
          <w:i/>
          <w:sz w:val="24"/>
          <w:szCs w:val="24"/>
        </w:rPr>
        <w:t>diameter</w:t>
      </w:r>
      <w:r>
        <w:rPr>
          <w:rFonts w:ascii="Times New Roman" w:hAnsi="Times New Roman" w:cs="Times New Roman"/>
          <w:sz w:val="24"/>
          <w:szCs w:val="24"/>
        </w:rPr>
        <w:t xml:space="preserve"> (D) and </w:t>
      </w:r>
      <w:r>
        <w:rPr>
          <w:rFonts w:ascii="Times New Roman" w:hAnsi="Times New Roman" w:cs="Times New Roman"/>
          <w:i/>
          <w:sz w:val="24"/>
          <w:szCs w:val="24"/>
        </w:rPr>
        <w:t>modularity</w:t>
      </w:r>
      <w:r>
        <w:rPr>
          <w:rFonts w:ascii="Times New Roman" w:hAnsi="Times New Roman" w:cs="Times New Roman"/>
          <w:sz w:val="24"/>
          <w:szCs w:val="24"/>
        </w:rPr>
        <w:t xml:space="preserve"> (Q). Diameter is the maximum number of paths</w:t>
      </w:r>
      <w:r w:rsidR="00630C8C">
        <w:rPr>
          <w:rFonts w:ascii="Times New Roman" w:hAnsi="Times New Roman" w:cs="Times New Roman"/>
          <w:sz w:val="24"/>
          <w:szCs w:val="24"/>
        </w:rPr>
        <w:t xml:space="preserve"> it takes</w:t>
      </w:r>
      <w:r>
        <w:rPr>
          <w:rFonts w:ascii="Times New Roman" w:hAnsi="Times New Roman" w:cs="Times New Roman"/>
          <w:sz w:val="24"/>
          <w:szCs w:val="24"/>
        </w:rPr>
        <w:t xml:space="preserve"> to get from one node to another in the network. A semantic network with a large diameter would be broad and </w:t>
      </w:r>
      <w:r w:rsidR="00630C8C">
        <w:rPr>
          <w:rFonts w:ascii="Times New Roman" w:hAnsi="Times New Roman" w:cs="Times New Roman"/>
          <w:sz w:val="24"/>
          <w:szCs w:val="24"/>
        </w:rPr>
        <w:t xml:space="preserve">have more </w:t>
      </w:r>
      <w:r w:rsidR="00630C8C">
        <w:rPr>
          <w:rFonts w:ascii="Times New Roman" w:hAnsi="Times New Roman" w:cs="Times New Roman"/>
          <w:sz w:val="24"/>
          <w:szCs w:val="24"/>
        </w:rPr>
        <w:lastRenderedPageBreak/>
        <w:t xml:space="preserve">distance between </w:t>
      </w:r>
      <w:r>
        <w:rPr>
          <w:rFonts w:ascii="Times New Roman" w:hAnsi="Times New Roman" w:cs="Times New Roman"/>
          <w:sz w:val="24"/>
          <w:szCs w:val="24"/>
        </w:rPr>
        <w:t>remote concepts. Modularity is a measure of communities or compartmentalized sections of a network. Greater modul</w:t>
      </w:r>
      <w:r w:rsidR="00630C8C">
        <w:rPr>
          <w:rFonts w:ascii="Times New Roman" w:hAnsi="Times New Roman" w:cs="Times New Roman"/>
          <w:sz w:val="24"/>
          <w:szCs w:val="24"/>
        </w:rPr>
        <w:t>arity suggests greater</w:t>
      </w:r>
      <w:r>
        <w:rPr>
          <w:rFonts w:ascii="Times New Roman" w:hAnsi="Times New Roman" w:cs="Times New Roman"/>
          <w:sz w:val="24"/>
          <w:szCs w:val="24"/>
        </w:rPr>
        <w:t xml:space="preserve"> partitioning, which forms m</w:t>
      </w:r>
      <w:r w:rsidR="00630C8C">
        <w:rPr>
          <w:rFonts w:ascii="Times New Roman" w:hAnsi="Times New Roman" w:cs="Times New Roman"/>
          <w:sz w:val="24"/>
          <w:szCs w:val="24"/>
        </w:rPr>
        <w:t>ore segregated groupings of nodes in the network</w:t>
      </w:r>
      <w:r>
        <w:rPr>
          <w:rFonts w:ascii="Times New Roman" w:hAnsi="Times New Roman" w:cs="Times New Roman"/>
          <w:sz w:val="24"/>
          <w:szCs w:val="24"/>
        </w:rPr>
        <w:t xml:space="preserve"> </w:t>
      </w:r>
      <w:r>
        <w:rPr>
          <w:rFonts w:ascii="Times New Roman" w:hAnsi="Times New Roman" w:cs="Times New Roman"/>
          <w:noProof/>
          <w:sz w:val="24"/>
          <w:szCs w:val="24"/>
        </w:rPr>
        <w:t>(Newman, 2010)</w:t>
      </w:r>
      <w:r>
        <w:rPr>
          <w:rFonts w:ascii="Times New Roman" w:hAnsi="Times New Roman" w:cs="Times New Roman"/>
          <w:sz w:val="24"/>
          <w:szCs w:val="24"/>
        </w:rPr>
        <w:t>. In a semanti</w:t>
      </w:r>
      <w:r w:rsidR="00630C8C">
        <w:rPr>
          <w:rFonts w:ascii="Times New Roman" w:hAnsi="Times New Roman" w:cs="Times New Roman"/>
          <w:sz w:val="24"/>
          <w:szCs w:val="24"/>
        </w:rPr>
        <w:t>c network, this would be represented by</w:t>
      </w:r>
      <w:r>
        <w:rPr>
          <w:rFonts w:ascii="Times New Roman" w:hAnsi="Times New Roman" w:cs="Times New Roman"/>
          <w:sz w:val="24"/>
          <w:szCs w:val="24"/>
        </w:rPr>
        <w:t xml:space="preserve"> larger sub-categories (e.g., animals: pets, zoo, neighborhood, exotic). Therefore, modules represent </w:t>
      </w:r>
      <w:r w:rsidR="00630C8C">
        <w:rPr>
          <w:rFonts w:ascii="Times New Roman" w:hAnsi="Times New Roman" w:cs="Times New Roman"/>
          <w:sz w:val="24"/>
          <w:szCs w:val="24"/>
        </w:rPr>
        <w:t xml:space="preserve">increased </w:t>
      </w:r>
      <w:r>
        <w:rPr>
          <w:rFonts w:ascii="Times New Roman" w:hAnsi="Times New Roman" w:cs="Times New Roman"/>
          <w:i/>
          <w:sz w:val="24"/>
          <w:szCs w:val="24"/>
        </w:rPr>
        <w:t>meso—</w:t>
      </w:r>
      <w:r>
        <w:rPr>
          <w:rFonts w:ascii="Times New Roman" w:hAnsi="Times New Roman" w:cs="Times New Roman"/>
          <w:sz w:val="24"/>
          <w:szCs w:val="24"/>
        </w:rPr>
        <w:t xml:space="preserve">mid-level structure—or </w:t>
      </w:r>
      <w:r w:rsidRPr="00B53F28">
        <w:rPr>
          <w:rFonts w:ascii="Times New Roman" w:hAnsi="Times New Roman" w:cs="Times New Roman"/>
          <w:sz w:val="24"/>
          <w:szCs w:val="24"/>
        </w:rPr>
        <w:t>sub</w:t>
      </w:r>
      <w:r>
        <w:rPr>
          <w:rFonts w:ascii="Times New Roman" w:hAnsi="Times New Roman" w:cs="Times New Roman"/>
          <w:sz w:val="24"/>
          <w:szCs w:val="24"/>
        </w:rPr>
        <w:t xml:space="preserve">-categories of a higher-order category </w:t>
      </w:r>
      <w:r>
        <w:rPr>
          <w:rFonts w:ascii="Times New Roman" w:hAnsi="Times New Roman" w:cs="Times New Roman"/>
          <w:noProof/>
          <w:sz w:val="24"/>
          <w:szCs w:val="24"/>
        </w:rPr>
        <w:t>(Borge-Holthoefer &amp; Arenas, 2010)</w:t>
      </w:r>
      <w:r>
        <w:rPr>
          <w:rFonts w:ascii="Times New Roman" w:hAnsi="Times New Roman" w:cs="Times New Roman"/>
          <w:sz w:val="24"/>
          <w:szCs w:val="24"/>
        </w:rPr>
        <w:t>.</w:t>
      </w:r>
    </w:p>
    <w:p w14:paraId="19C784B4" w14:textId="12EB05BE" w:rsidR="00E473BB" w:rsidRDefault="00E473BB" w:rsidP="002B597D">
      <w:pPr>
        <w:spacing w:line="480" w:lineRule="auto"/>
        <w:rPr>
          <w:rFonts w:ascii="Times New Roman" w:hAnsi="Times New Roman" w:cs="Times New Roman"/>
          <w:i/>
          <w:sz w:val="24"/>
          <w:szCs w:val="24"/>
        </w:rPr>
      </w:pPr>
      <w:r>
        <w:rPr>
          <w:rFonts w:ascii="Times New Roman" w:hAnsi="Times New Roman" w:cs="Times New Roman"/>
          <w:i/>
          <w:sz w:val="24"/>
          <w:szCs w:val="24"/>
        </w:rPr>
        <w:t xml:space="preserve">iv. Semantic </w:t>
      </w:r>
      <w:r w:rsidR="00217036">
        <w:rPr>
          <w:rFonts w:ascii="Times New Roman" w:hAnsi="Times New Roman" w:cs="Times New Roman"/>
          <w:i/>
          <w:sz w:val="24"/>
          <w:szCs w:val="24"/>
        </w:rPr>
        <w:t>memory and network science</w:t>
      </w:r>
    </w:p>
    <w:p w14:paraId="163AB4F3" w14:textId="527DCB11" w:rsidR="00E473BB" w:rsidRPr="00EB59B9" w:rsidRDefault="00E473BB" w:rsidP="00EB59B9">
      <w:pPr>
        <w:spacing w:line="480" w:lineRule="auto"/>
        <w:ind w:firstLine="720"/>
        <w:rPr>
          <w:rFonts w:ascii="Times New Roman" w:hAnsi="Times New Roman" w:cs="Times New Roman"/>
          <w:sz w:val="24"/>
          <w:szCs w:val="24"/>
        </w:rPr>
      </w:pPr>
      <w:r w:rsidRPr="005559F5">
        <w:rPr>
          <w:rFonts w:ascii="Times New Roman" w:hAnsi="Times New Roman" w:cs="Times New Roman"/>
          <w:sz w:val="24"/>
          <w:szCs w:val="24"/>
        </w:rPr>
        <w:t xml:space="preserve">Semantic networks </w:t>
      </w:r>
      <w:r w:rsidR="007D41DB">
        <w:rPr>
          <w:rFonts w:ascii="Times New Roman" w:hAnsi="Times New Roman" w:cs="Times New Roman"/>
          <w:sz w:val="24"/>
          <w:szCs w:val="24"/>
        </w:rPr>
        <w:t xml:space="preserve">can </w:t>
      </w:r>
      <w:r>
        <w:rPr>
          <w:rFonts w:ascii="Times New Roman" w:hAnsi="Times New Roman" w:cs="Times New Roman"/>
          <w:sz w:val="24"/>
          <w:szCs w:val="24"/>
        </w:rPr>
        <w:t>help</w:t>
      </w:r>
      <w:r w:rsidRPr="005559F5">
        <w:rPr>
          <w:rFonts w:ascii="Times New Roman" w:hAnsi="Times New Roman" w:cs="Times New Roman"/>
          <w:sz w:val="24"/>
          <w:szCs w:val="24"/>
        </w:rPr>
        <w:t xml:space="preserve"> </w:t>
      </w:r>
      <w:r w:rsidR="007D41DB">
        <w:rPr>
          <w:rFonts w:ascii="Times New Roman" w:hAnsi="Times New Roman" w:cs="Times New Roman"/>
          <w:sz w:val="24"/>
          <w:szCs w:val="24"/>
        </w:rPr>
        <w:t xml:space="preserve">us </w:t>
      </w:r>
      <w:r>
        <w:rPr>
          <w:rFonts w:ascii="Times New Roman" w:hAnsi="Times New Roman" w:cs="Times New Roman"/>
          <w:sz w:val="24"/>
          <w:szCs w:val="24"/>
        </w:rPr>
        <w:t xml:space="preserve">understand the </w:t>
      </w:r>
      <w:r w:rsidR="007D41DB">
        <w:rPr>
          <w:rFonts w:ascii="Times New Roman" w:hAnsi="Times New Roman" w:cs="Times New Roman"/>
          <w:sz w:val="24"/>
          <w:szCs w:val="24"/>
        </w:rPr>
        <w:t>complex and convoluted organization of semantic memory structure</w:t>
      </w:r>
      <w:r w:rsidRPr="005559F5">
        <w:rPr>
          <w:rFonts w:ascii="Times New Roman" w:hAnsi="Times New Roman" w:cs="Times New Roman"/>
          <w:sz w:val="24"/>
          <w:szCs w:val="24"/>
        </w:rPr>
        <w:t xml:space="preserve"> </w:t>
      </w:r>
      <w:r w:rsidRPr="005559F5">
        <w:rPr>
          <w:rFonts w:ascii="Times New Roman" w:hAnsi="Times New Roman" w:cs="Times New Roman"/>
          <w:noProof/>
          <w:sz w:val="24"/>
          <w:szCs w:val="24"/>
        </w:rPr>
        <w:t>(Borge-Holthoefer &amp; Arenas, 2010; Steyvers &amp; Tenenbaum, 2005)</w:t>
      </w:r>
      <w:r w:rsidRPr="005559F5">
        <w:rPr>
          <w:rFonts w:ascii="Times New Roman" w:hAnsi="Times New Roman" w:cs="Times New Roman"/>
          <w:sz w:val="24"/>
          <w:szCs w:val="24"/>
        </w:rPr>
        <w:t xml:space="preserve">. </w:t>
      </w:r>
      <w:r w:rsidR="00004D33">
        <w:rPr>
          <w:rFonts w:ascii="Times New Roman" w:hAnsi="Times New Roman" w:cs="Times New Roman"/>
          <w:sz w:val="24"/>
          <w:szCs w:val="24"/>
        </w:rPr>
        <w:t xml:space="preserve">The structure of semantic memory has important implications for human cognition and </w:t>
      </w:r>
      <w:r w:rsidR="00A3656F">
        <w:rPr>
          <w:rFonts w:ascii="Times New Roman" w:hAnsi="Times New Roman" w:cs="Times New Roman"/>
          <w:sz w:val="24"/>
          <w:szCs w:val="24"/>
        </w:rPr>
        <w:t>impacts</w:t>
      </w:r>
      <w:r w:rsidRPr="005559F5">
        <w:rPr>
          <w:rFonts w:ascii="Times New Roman" w:hAnsi="Times New Roman" w:cs="Times New Roman"/>
          <w:sz w:val="24"/>
          <w:szCs w:val="24"/>
        </w:rPr>
        <w:t xml:space="preserve"> language, </w:t>
      </w:r>
      <w:r w:rsidR="00004D33">
        <w:rPr>
          <w:rFonts w:ascii="Times New Roman" w:hAnsi="Times New Roman" w:cs="Times New Roman"/>
          <w:sz w:val="24"/>
          <w:szCs w:val="24"/>
        </w:rPr>
        <w:t>how we categorized knowledge about the world</w:t>
      </w:r>
      <w:r w:rsidRPr="005559F5">
        <w:rPr>
          <w:rFonts w:ascii="Times New Roman" w:hAnsi="Times New Roman" w:cs="Times New Roman"/>
          <w:sz w:val="24"/>
          <w:szCs w:val="24"/>
        </w:rPr>
        <w:t>, and</w:t>
      </w:r>
      <w:r w:rsidR="00004D33">
        <w:rPr>
          <w:rFonts w:ascii="Times New Roman" w:hAnsi="Times New Roman" w:cs="Times New Roman"/>
          <w:sz w:val="24"/>
          <w:szCs w:val="24"/>
        </w:rPr>
        <w:t xml:space="preserve"> our ability to recognize situations we encounter</w:t>
      </w:r>
      <w:r w:rsidRPr="005559F5">
        <w:rPr>
          <w:rFonts w:ascii="Times New Roman" w:hAnsi="Times New Roman" w:cs="Times New Roman"/>
          <w:sz w:val="24"/>
          <w:szCs w:val="24"/>
        </w:rPr>
        <w:t xml:space="preserve">. With these </w:t>
      </w:r>
      <w:r>
        <w:rPr>
          <w:rFonts w:ascii="Times New Roman" w:hAnsi="Times New Roman" w:cs="Times New Roman"/>
          <w:sz w:val="24"/>
          <w:szCs w:val="24"/>
        </w:rPr>
        <w:t>network models</w:t>
      </w:r>
      <w:r w:rsidRPr="005559F5">
        <w:rPr>
          <w:rFonts w:ascii="Times New Roman" w:hAnsi="Times New Roman" w:cs="Times New Roman"/>
          <w:sz w:val="24"/>
          <w:szCs w:val="24"/>
        </w:rPr>
        <w:t>, we can glean valuable</w:t>
      </w:r>
      <w:r w:rsidR="00004D33">
        <w:rPr>
          <w:rFonts w:ascii="Times New Roman" w:hAnsi="Times New Roman" w:cs="Times New Roman"/>
          <w:sz w:val="24"/>
          <w:szCs w:val="24"/>
        </w:rPr>
        <w:t xml:space="preserve"> inferences about language development</w:t>
      </w:r>
      <w:r w:rsidRPr="005559F5">
        <w:rPr>
          <w:rFonts w:ascii="Times New Roman" w:hAnsi="Times New Roman" w:cs="Times New Roman"/>
          <w:sz w:val="24"/>
          <w:szCs w:val="24"/>
        </w:rPr>
        <w:t xml:space="preserve">, </w:t>
      </w:r>
      <w:r w:rsidR="00004D33">
        <w:rPr>
          <w:rFonts w:ascii="Times New Roman" w:hAnsi="Times New Roman" w:cs="Times New Roman"/>
          <w:sz w:val="24"/>
          <w:szCs w:val="24"/>
        </w:rPr>
        <w:t>differences in cognition</w:t>
      </w:r>
      <w:r>
        <w:rPr>
          <w:rFonts w:ascii="Times New Roman" w:hAnsi="Times New Roman" w:cs="Times New Roman"/>
          <w:sz w:val="24"/>
          <w:szCs w:val="24"/>
        </w:rPr>
        <w:t xml:space="preserve">, and </w:t>
      </w:r>
      <w:r w:rsidRPr="005559F5">
        <w:rPr>
          <w:rFonts w:ascii="Times New Roman" w:hAnsi="Times New Roman" w:cs="Times New Roman"/>
          <w:sz w:val="24"/>
          <w:szCs w:val="24"/>
        </w:rPr>
        <w:t xml:space="preserve">psychological disorder </w:t>
      </w:r>
      <w:r w:rsidRPr="005559F5">
        <w:rPr>
          <w:rFonts w:ascii="Times New Roman" w:hAnsi="Times New Roman" w:cs="Times New Roman"/>
          <w:noProof/>
          <w:sz w:val="24"/>
          <w:szCs w:val="24"/>
        </w:rPr>
        <w:t>(Borge-Holthoefer &amp; Arenas, 2010; Faust &amp; Kenett, 2014; Kenett, Gold, &amp; Faust, 2015)</w:t>
      </w:r>
      <w:r>
        <w:rPr>
          <w:rFonts w:ascii="Times New Roman" w:hAnsi="Times New Roman" w:cs="Times New Roman"/>
          <w:sz w:val="24"/>
          <w:szCs w:val="24"/>
        </w:rPr>
        <w:t xml:space="preserve">. </w:t>
      </w:r>
      <w:commentRangeStart w:id="6"/>
      <w:r>
        <w:rPr>
          <w:rFonts w:ascii="Times New Roman" w:hAnsi="Times New Roman" w:cs="Times New Roman"/>
          <w:sz w:val="24"/>
          <w:szCs w:val="24"/>
        </w:rPr>
        <w:t xml:space="preserve">Representing semantic </w:t>
      </w:r>
      <w:r w:rsidRPr="005559F5">
        <w:rPr>
          <w:rFonts w:ascii="Times New Roman" w:hAnsi="Times New Roman" w:cs="Times New Roman"/>
          <w:sz w:val="24"/>
          <w:szCs w:val="24"/>
        </w:rPr>
        <w:t>information in networks a</w:t>
      </w:r>
      <w:r>
        <w:rPr>
          <w:rFonts w:ascii="Times New Roman" w:hAnsi="Times New Roman" w:cs="Times New Roman"/>
          <w:sz w:val="24"/>
          <w:szCs w:val="24"/>
        </w:rPr>
        <w:t xml:space="preserve">llows us to ask many questions: </w:t>
      </w:r>
      <w:r w:rsidRPr="005559F5">
        <w:rPr>
          <w:rFonts w:ascii="Times New Roman" w:hAnsi="Times New Roman" w:cs="Times New Roman"/>
          <w:sz w:val="24"/>
          <w:szCs w:val="24"/>
        </w:rPr>
        <w:t xml:space="preserve">What is the structure of </w:t>
      </w:r>
      <w:r>
        <w:rPr>
          <w:rFonts w:ascii="Times New Roman" w:hAnsi="Times New Roman" w:cs="Times New Roman"/>
          <w:sz w:val="24"/>
          <w:szCs w:val="24"/>
        </w:rPr>
        <w:t xml:space="preserve">semantic memory? Do </w:t>
      </w:r>
      <w:r w:rsidRPr="005559F5">
        <w:rPr>
          <w:rFonts w:ascii="Times New Roman" w:hAnsi="Times New Roman" w:cs="Times New Roman"/>
          <w:sz w:val="24"/>
          <w:szCs w:val="24"/>
        </w:rPr>
        <w:t>semantic networks represent biological networks?</w:t>
      </w:r>
      <w:r>
        <w:rPr>
          <w:rFonts w:ascii="Times New Roman" w:hAnsi="Times New Roman" w:cs="Times New Roman"/>
          <w:sz w:val="24"/>
          <w:szCs w:val="24"/>
        </w:rPr>
        <w:t xml:space="preserve"> Or, as I explore below, does semantic knowledge structure represent variations in personality, specifically openness to experience?</w:t>
      </w:r>
      <w:commentRangeEnd w:id="6"/>
      <w:r w:rsidR="00004D33">
        <w:rPr>
          <w:rStyle w:val="CommentReference"/>
        </w:rPr>
        <w:commentReference w:id="6"/>
      </w:r>
    </w:p>
    <w:p w14:paraId="653C93A9" w14:textId="77777777" w:rsidR="00E473BB" w:rsidRDefault="00E473BB" w:rsidP="002B597D">
      <w:pPr>
        <w:spacing w:line="480" w:lineRule="auto"/>
        <w:rPr>
          <w:rFonts w:ascii="Times New Roman" w:hAnsi="Times New Roman" w:cs="Times New Roman"/>
          <w:b/>
          <w:sz w:val="24"/>
          <w:szCs w:val="24"/>
        </w:rPr>
      </w:pPr>
      <w:r>
        <w:rPr>
          <w:rFonts w:ascii="Times New Roman" w:hAnsi="Times New Roman" w:cs="Times New Roman"/>
          <w:b/>
          <w:sz w:val="24"/>
          <w:szCs w:val="24"/>
        </w:rPr>
        <w:t>Openness to Experience and Cognition</w:t>
      </w:r>
    </w:p>
    <w:p w14:paraId="5FF99BE0" w14:textId="77777777" w:rsidR="00E473BB" w:rsidRDefault="00E473BB" w:rsidP="002B597D">
      <w:pPr>
        <w:spacing w:line="480" w:lineRule="auto"/>
        <w:rPr>
          <w:rFonts w:ascii="Times New Roman" w:hAnsi="Times New Roman" w:cs="Times New Roman"/>
          <w:b/>
          <w:sz w:val="24"/>
          <w:szCs w:val="24"/>
        </w:rPr>
      </w:pPr>
      <w:r>
        <w:rPr>
          <w:rFonts w:ascii="Times New Roman" w:hAnsi="Times New Roman" w:cs="Times New Roman"/>
          <w:i/>
          <w:sz w:val="24"/>
          <w:szCs w:val="24"/>
        </w:rPr>
        <w:t>i. Openness to experience</w:t>
      </w:r>
    </w:p>
    <w:p w14:paraId="05DDC648" w14:textId="1BDFC781" w:rsidR="00E473BB" w:rsidRPr="00864673" w:rsidRDefault="00E473BB" w:rsidP="002B597D">
      <w:pPr>
        <w:spacing w:line="480" w:lineRule="auto"/>
        <w:rPr>
          <w:rFonts w:ascii="Times New Roman" w:hAnsi="Times New Roman" w:cs="Times New Roman"/>
          <w:sz w:val="24"/>
          <w:szCs w:val="24"/>
        </w:rPr>
      </w:pPr>
      <w:r>
        <w:rPr>
          <w:rFonts w:ascii="Times New Roman" w:hAnsi="Times New Roman" w:cs="Times New Roman"/>
          <w:sz w:val="24"/>
          <w:szCs w:val="24"/>
        </w:rPr>
        <w:tab/>
      </w:r>
      <w:r w:rsidR="00BE33A6">
        <w:rPr>
          <w:rFonts w:ascii="Times New Roman" w:hAnsi="Times New Roman" w:cs="Times New Roman"/>
          <w:sz w:val="24"/>
          <w:szCs w:val="24"/>
        </w:rPr>
        <w:t xml:space="preserve">Openness </w:t>
      </w:r>
      <w:r w:rsidR="00BE33A6" w:rsidRPr="005559F5">
        <w:rPr>
          <w:rFonts w:ascii="Times New Roman" w:hAnsi="Times New Roman" w:cs="Times New Roman"/>
          <w:sz w:val="24"/>
          <w:szCs w:val="24"/>
        </w:rPr>
        <w:t xml:space="preserve">has always been the most problematic of the 5 personality dimensions. People high in openness have an affinity to seek, detect, comprehend, and utilize more information than those low in the trait </w:t>
      </w:r>
      <w:r>
        <w:rPr>
          <w:rFonts w:ascii="Times New Roman" w:hAnsi="Times New Roman" w:cs="Times New Roman"/>
          <w:noProof/>
          <w:sz w:val="24"/>
          <w:szCs w:val="24"/>
        </w:rPr>
        <w:t>(DeYoung, Grazioplene, &amp; Peterson, 2012)</w:t>
      </w:r>
      <w:r w:rsidR="00583482">
        <w:rPr>
          <w:rFonts w:ascii="Times New Roman" w:hAnsi="Times New Roman" w:cs="Times New Roman"/>
          <w:sz w:val="24"/>
          <w:szCs w:val="24"/>
        </w:rPr>
        <w:t xml:space="preserve">. Openness </w:t>
      </w:r>
      <w:r>
        <w:rPr>
          <w:rFonts w:ascii="Times New Roman" w:hAnsi="Times New Roman" w:cs="Times New Roman"/>
          <w:sz w:val="24"/>
          <w:szCs w:val="24"/>
        </w:rPr>
        <w:t xml:space="preserve">to experience are </w:t>
      </w:r>
      <w:r>
        <w:rPr>
          <w:rFonts w:ascii="Times New Roman" w:hAnsi="Times New Roman" w:cs="Times New Roman"/>
          <w:sz w:val="24"/>
          <w:szCs w:val="24"/>
        </w:rPr>
        <w:lastRenderedPageBreak/>
        <w:t xml:space="preserve">described as </w:t>
      </w:r>
      <w:r w:rsidRPr="00424BE9">
        <w:rPr>
          <w:rFonts w:ascii="Times New Roman" w:hAnsi="Times New Roman" w:cs="Times New Roman"/>
          <w:i/>
          <w:sz w:val="24"/>
          <w:szCs w:val="24"/>
        </w:rPr>
        <w:t>imaginative</w:t>
      </w:r>
      <w:r>
        <w:rPr>
          <w:rFonts w:ascii="Times New Roman" w:hAnsi="Times New Roman" w:cs="Times New Roman"/>
          <w:sz w:val="24"/>
          <w:szCs w:val="24"/>
        </w:rPr>
        <w:t xml:space="preserve">, </w:t>
      </w:r>
      <w:r w:rsidR="00004D33">
        <w:rPr>
          <w:rFonts w:ascii="Times New Roman" w:hAnsi="Times New Roman" w:cs="Times New Roman"/>
          <w:i/>
          <w:sz w:val="24"/>
          <w:szCs w:val="24"/>
        </w:rPr>
        <w:t>unconventional</w:t>
      </w:r>
      <w:r w:rsidR="00004D33" w:rsidRPr="00004D33">
        <w:rPr>
          <w:rFonts w:ascii="Times New Roman" w:hAnsi="Times New Roman" w:cs="Times New Roman"/>
          <w:sz w:val="24"/>
          <w:szCs w:val="24"/>
        </w:rPr>
        <w:t>,</w:t>
      </w:r>
      <w:r w:rsidR="00004D33">
        <w:rPr>
          <w:rFonts w:ascii="Times New Roman" w:hAnsi="Times New Roman" w:cs="Times New Roman"/>
          <w:i/>
          <w:sz w:val="24"/>
          <w:szCs w:val="24"/>
        </w:rPr>
        <w:t xml:space="preserve"> </w:t>
      </w:r>
      <w:r>
        <w:rPr>
          <w:rFonts w:ascii="Times New Roman" w:hAnsi="Times New Roman" w:cs="Times New Roman"/>
          <w:i/>
          <w:sz w:val="24"/>
          <w:szCs w:val="24"/>
        </w:rPr>
        <w:t>curious</w:t>
      </w:r>
      <w:r>
        <w:rPr>
          <w:rFonts w:ascii="Times New Roman" w:hAnsi="Times New Roman" w:cs="Times New Roman"/>
          <w:sz w:val="24"/>
          <w:szCs w:val="24"/>
        </w:rPr>
        <w:t xml:space="preserve">, </w:t>
      </w:r>
      <w:r>
        <w:rPr>
          <w:rFonts w:ascii="Times New Roman" w:hAnsi="Times New Roman" w:cs="Times New Roman"/>
          <w:i/>
          <w:sz w:val="24"/>
          <w:szCs w:val="24"/>
        </w:rPr>
        <w:t>original</w:t>
      </w:r>
      <w:r>
        <w:rPr>
          <w:rFonts w:ascii="Times New Roman" w:hAnsi="Times New Roman" w:cs="Times New Roman"/>
          <w:sz w:val="24"/>
          <w:szCs w:val="24"/>
        </w:rPr>
        <w:t xml:space="preserve">, and </w:t>
      </w:r>
      <w:r>
        <w:rPr>
          <w:rFonts w:ascii="Times New Roman" w:hAnsi="Times New Roman" w:cs="Times New Roman"/>
          <w:i/>
          <w:sz w:val="24"/>
          <w:szCs w:val="24"/>
        </w:rPr>
        <w:t xml:space="preserve">creative </w:t>
      </w:r>
      <w:r>
        <w:rPr>
          <w:rFonts w:ascii="Times New Roman" w:hAnsi="Times New Roman" w:cs="Times New Roman"/>
          <w:noProof/>
          <w:sz w:val="24"/>
          <w:szCs w:val="24"/>
        </w:rPr>
        <w:t>(DeYoung, 2014; McCrae, 1987; Saucier, 1992)</w:t>
      </w:r>
      <w:r w:rsidRPr="00CA0F92">
        <w:rPr>
          <w:rFonts w:ascii="Times New Roman" w:hAnsi="Times New Roman" w:cs="Times New Roman"/>
          <w:sz w:val="24"/>
          <w:szCs w:val="24"/>
        </w:rPr>
        <w:t>.</w:t>
      </w:r>
      <w:r>
        <w:rPr>
          <w:rFonts w:ascii="Times New Roman" w:hAnsi="Times New Roman" w:cs="Times New Roman"/>
          <w:sz w:val="24"/>
          <w:szCs w:val="24"/>
        </w:rPr>
        <w:t xml:space="preserve"> </w:t>
      </w:r>
      <w:commentRangeStart w:id="7"/>
      <w:r w:rsidR="003E13F0">
        <w:rPr>
          <w:rFonts w:ascii="Times New Roman" w:hAnsi="Times New Roman" w:cs="Times New Roman"/>
          <w:sz w:val="24"/>
          <w:szCs w:val="24"/>
        </w:rPr>
        <w:t>Because of its</w:t>
      </w:r>
      <w:r>
        <w:rPr>
          <w:rFonts w:ascii="Times New Roman" w:hAnsi="Times New Roman" w:cs="Times New Roman"/>
          <w:sz w:val="24"/>
          <w:szCs w:val="24"/>
        </w:rPr>
        <w:t xml:space="preserve"> complexity, however, a single-themed label like openness to experience, might not encompass the entire continuum of the trait </w:t>
      </w:r>
      <w:r>
        <w:rPr>
          <w:rFonts w:ascii="Times New Roman" w:hAnsi="Times New Roman" w:cs="Times New Roman"/>
          <w:noProof/>
          <w:sz w:val="24"/>
          <w:szCs w:val="24"/>
        </w:rPr>
        <w:t>(DeYoung et al., 2012)</w:t>
      </w:r>
      <w:r>
        <w:rPr>
          <w:rFonts w:ascii="Times New Roman" w:hAnsi="Times New Roman" w:cs="Times New Roman"/>
          <w:sz w:val="24"/>
          <w:szCs w:val="24"/>
        </w:rPr>
        <w:t xml:space="preserve">.  DeYoung and colleagues (2012) show evidence for a simplex ranging from perceptual and aesthetic engagement—a sub-trait called Openness—to intelligence and intellectual engagement (Intellect). Another study, by </w:t>
      </w:r>
      <w:r>
        <w:rPr>
          <w:rFonts w:ascii="Times New Roman" w:hAnsi="Times New Roman" w:cs="Times New Roman"/>
          <w:noProof/>
          <w:sz w:val="24"/>
          <w:szCs w:val="24"/>
        </w:rPr>
        <w:t>Woo et al. (2014)</w:t>
      </w:r>
      <w:r>
        <w:rPr>
          <w:rFonts w:ascii="Times New Roman" w:hAnsi="Times New Roman" w:cs="Times New Roman"/>
          <w:sz w:val="24"/>
          <w:szCs w:val="24"/>
        </w:rPr>
        <w:t>, dev</w:t>
      </w:r>
      <w:r w:rsidR="003E13F0">
        <w:rPr>
          <w:rFonts w:ascii="Times New Roman" w:hAnsi="Times New Roman" w:cs="Times New Roman"/>
          <w:sz w:val="24"/>
          <w:szCs w:val="24"/>
        </w:rPr>
        <w:t>eloped a 120-item questionnaire</w:t>
      </w:r>
      <w:r>
        <w:rPr>
          <w:rFonts w:ascii="Times New Roman" w:hAnsi="Times New Roman" w:cs="Times New Roman"/>
          <w:sz w:val="24"/>
          <w:szCs w:val="24"/>
        </w:rPr>
        <w:t xml:space="preserve"> derived from factor analysis of four different scales—including the NEO-PI, which will be used in this study—of openness</w:t>
      </w:r>
      <w:r w:rsidR="003E13F0">
        <w:rPr>
          <w:rFonts w:ascii="Times New Roman" w:hAnsi="Times New Roman" w:cs="Times New Roman"/>
          <w:sz w:val="24"/>
          <w:szCs w:val="24"/>
        </w:rPr>
        <w:t xml:space="preserve"> that</w:t>
      </w:r>
      <w:r>
        <w:rPr>
          <w:rFonts w:ascii="Times New Roman" w:hAnsi="Times New Roman" w:cs="Times New Roman"/>
          <w:sz w:val="24"/>
          <w:szCs w:val="24"/>
        </w:rPr>
        <w:t xml:space="preserve"> revealed a hierarchal structure of lower-order traits with two overall sub-traits describing openness: creative intellect and culture. Despite different labels, both studies find openness to experience is explained by intellectual and perceptual engagement, which as a global function is described as </w:t>
      </w:r>
      <w:r>
        <w:rPr>
          <w:rFonts w:ascii="Times New Roman" w:hAnsi="Times New Roman" w:cs="Times New Roman"/>
          <w:i/>
          <w:sz w:val="24"/>
          <w:szCs w:val="24"/>
        </w:rPr>
        <w:t>cognitive exploration</w:t>
      </w:r>
      <w:r>
        <w:rPr>
          <w:rFonts w:ascii="Times New Roman" w:hAnsi="Times New Roman" w:cs="Times New Roman"/>
          <w:sz w:val="24"/>
          <w:szCs w:val="24"/>
        </w:rPr>
        <w:t xml:space="preserve"> </w:t>
      </w:r>
      <w:r>
        <w:rPr>
          <w:rFonts w:ascii="Times New Roman" w:hAnsi="Times New Roman" w:cs="Times New Roman"/>
          <w:noProof/>
          <w:sz w:val="24"/>
          <w:szCs w:val="24"/>
        </w:rPr>
        <w:t>(DeYoung, 2014)</w:t>
      </w:r>
      <w:r>
        <w:rPr>
          <w:rFonts w:ascii="Times New Roman" w:hAnsi="Times New Roman" w:cs="Times New Roman"/>
          <w:sz w:val="24"/>
          <w:szCs w:val="24"/>
        </w:rPr>
        <w:t>.</w:t>
      </w:r>
      <w:commentRangeEnd w:id="7"/>
      <w:r w:rsidR="00004D33">
        <w:rPr>
          <w:rStyle w:val="CommentReference"/>
        </w:rPr>
        <w:commentReference w:id="7"/>
      </w:r>
    </w:p>
    <w:p w14:paraId="280C6CD5" w14:textId="77777777" w:rsidR="00E473BB" w:rsidRPr="00934B2D" w:rsidRDefault="00E473BB" w:rsidP="002B597D">
      <w:pPr>
        <w:spacing w:line="480" w:lineRule="auto"/>
        <w:rPr>
          <w:rFonts w:ascii="Times New Roman" w:hAnsi="Times New Roman" w:cs="Times New Roman"/>
          <w:i/>
          <w:sz w:val="24"/>
          <w:szCs w:val="24"/>
        </w:rPr>
      </w:pPr>
      <w:r>
        <w:rPr>
          <w:rFonts w:ascii="Times New Roman" w:hAnsi="Times New Roman" w:cs="Times New Roman"/>
          <w:i/>
          <w:sz w:val="24"/>
          <w:szCs w:val="24"/>
        </w:rPr>
        <w:t>ii. Relationship to cognitive abilities</w:t>
      </w:r>
    </w:p>
    <w:p w14:paraId="7FB7F573" w14:textId="47AB5F19" w:rsidR="00E473BB" w:rsidRDefault="00E473BB" w:rsidP="009521F4">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most notable cognitive difference in o</w:t>
      </w:r>
      <w:r w:rsidR="00B73F25">
        <w:rPr>
          <w:rFonts w:ascii="Times New Roman" w:hAnsi="Times New Roman" w:cs="Times New Roman"/>
          <w:sz w:val="24"/>
          <w:szCs w:val="24"/>
        </w:rPr>
        <w:t>pen people is creative thinking</w:t>
      </w:r>
      <w:r>
        <w:rPr>
          <w:rFonts w:ascii="Times New Roman" w:hAnsi="Times New Roman" w:cs="Times New Roman"/>
          <w:sz w:val="24"/>
          <w:szCs w:val="24"/>
        </w:rPr>
        <w:t>. People hig</w:t>
      </w:r>
      <w:r w:rsidR="00B73F25">
        <w:rPr>
          <w:rFonts w:ascii="Times New Roman" w:hAnsi="Times New Roman" w:cs="Times New Roman"/>
          <w:sz w:val="24"/>
          <w:szCs w:val="24"/>
        </w:rPr>
        <w:t xml:space="preserve">h in openness to experience have more </w:t>
      </w:r>
      <w:r>
        <w:rPr>
          <w:rFonts w:ascii="Times New Roman" w:hAnsi="Times New Roman" w:cs="Times New Roman"/>
          <w:sz w:val="24"/>
          <w:szCs w:val="24"/>
        </w:rPr>
        <w:t xml:space="preserve">everyday creative hobbies </w:t>
      </w:r>
      <w:r>
        <w:rPr>
          <w:rFonts w:ascii="Times New Roman" w:hAnsi="Times New Roman" w:cs="Times New Roman"/>
          <w:noProof/>
          <w:sz w:val="24"/>
          <w:szCs w:val="24"/>
        </w:rPr>
        <w:t>(Silvia et al., 2014)</w:t>
      </w:r>
      <w:r w:rsidR="00B73F25">
        <w:rPr>
          <w:rFonts w:ascii="Times New Roman" w:hAnsi="Times New Roman" w:cs="Times New Roman"/>
          <w:sz w:val="24"/>
          <w:szCs w:val="24"/>
        </w:rPr>
        <w:t>, score high</w:t>
      </w:r>
      <w:r>
        <w:rPr>
          <w:rFonts w:ascii="Times New Roman" w:hAnsi="Times New Roman" w:cs="Times New Roman"/>
          <w:sz w:val="24"/>
          <w:szCs w:val="24"/>
        </w:rPr>
        <w:t xml:space="preserve"> on divergent tasks </w:t>
      </w:r>
      <w:r>
        <w:rPr>
          <w:rFonts w:ascii="Times New Roman" w:hAnsi="Times New Roman" w:cs="Times New Roman"/>
          <w:noProof/>
          <w:sz w:val="24"/>
          <w:szCs w:val="24"/>
        </w:rPr>
        <w:t>(Silvia, Beaty, &amp; Nusbaum, 2013)</w:t>
      </w:r>
      <w:r>
        <w:rPr>
          <w:rFonts w:ascii="Times New Roman" w:hAnsi="Times New Roman" w:cs="Times New Roman"/>
          <w:sz w:val="24"/>
          <w:szCs w:val="24"/>
        </w:rPr>
        <w:t xml:space="preserve">, and </w:t>
      </w:r>
      <w:r w:rsidR="00B73F25">
        <w:rPr>
          <w:rFonts w:ascii="Times New Roman" w:hAnsi="Times New Roman" w:cs="Times New Roman"/>
          <w:sz w:val="24"/>
          <w:szCs w:val="24"/>
        </w:rPr>
        <w:t xml:space="preserve">are more likely to have </w:t>
      </w:r>
      <w:r>
        <w:rPr>
          <w:rFonts w:ascii="Times New Roman" w:hAnsi="Times New Roman" w:cs="Times New Roman"/>
          <w:sz w:val="24"/>
          <w:szCs w:val="24"/>
        </w:rPr>
        <w:t>creative achievement</w:t>
      </w:r>
      <w:r w:rsidR="00B73F25">
        <w:rPr>
          <w:rFonts w:ascii="Times New Roman" w:hAnsi="Times New Roman" w:cs="Times New Roman"/>
          <w:sz w:val="24"/>
          <w:szCs w:val="24"/>
        </w:rPr>
        <w:t>s</w:t>
      </w:r>
      <w:r>
        <w:rPr>
          <w:rFonts w:ascii="Times New Roman" w:hAnsi="Times New Roman" w:cs="Times New Roman"/>
          <w:sz w:val="24"/>
          <w:szCs w:val="24"/>
        </w:rPr>
        <w:t xml:space="preserve"> in adulthood </w:t>
      </w:r>
      <w:r>
        <w:rPr>
          <w:rFonts w:ascii="Times New Roman" w:hAnsi="Times New Roman" w:cs="Times New Roman"/>
          <w:noProof/>
          <w:sz w:val="24"/>
          <w:szCs w:val="24"/>
        </w:rPr>
        <w:t>(Kaufman et al., 2016)</w:t>
      </w:r>
      <w:r>
        <w:rPr>
          <w:rFonts w:ascii="Times New Roman" w:hAnsi="Times New Roman" w:cs="Times New Roman"/>
          <w:sz w:val="24"/>
          <w:szCs w:val="24"/>
        </w:rPr>
        <w:t xml:space="preserve">. </w:t>
      </w:r>
      <w:commentRangeStart w:id="8"/>
      <w:r>
        <w:rPr>
          <w:rFonts w:ascii="Times New Roman" w:hAnsi="Times New Roman" w:cs="Times New Roman"/>
          <w:sz w:val="24"/>
          <w:szCs w:val="24"/>
        </w:rPr>
        <w:t xml:space="preserve">Furthermore, the two factors—openness and intellect—predict the type of creative outcomes an individual might pursue and engage in. </w:t>
      </w:r>
      <w:r w:rsidR="00B73F25">
        <w:rPr>
          <w:rFonts w:ascii="Times New Roman" w:hAnsi="Times New Roman" w:cs="Times New Roman"/>
          <w:sz w:val="24"/>
          <w:szCs w:val="24"/>
        </w:rPr>
        <w:t xml:space="preserve">For example, </w:t>
      </w:r>
      <w:r>
        <w:rPr>
          <w:rFonts w:ascii="Times New Roman" w:hAnsi="Times New Roman" w:cs="Times New Roman"/>
          <w:noProof/>
          <w:sz w:val="24"/>
          <w:szCs w:val="24"/>
        </w:rPr>
        <w:t>Kaufman et al. (2016)</w:t>
      </w:r>
      <w:r>
        <w:rPr>
          <w:rFonts w:ascii="Times New Roman" w:hAnsi="Times New Roman" w:cs="Times New Roman"/>
          <w:sz w:val="24"/>
          <w:szCs w:val="24"/>
        </w:rPr>
        <w:t xml:space="preserve"> show openness and intellect differentially predicted creative achievement in the arts and sciences, respectively, in four different samples. Their study provides empirically evidence for the prescribed perceptual and intellectual engagement. </w:t>
      </w:r>
      <w:commentRangeEnd w:id="8"/>
      <w:r w:rsidR="00004D33">
        <w:rPr>
          <w:rStyle w:val="CommentReference"/>
        </w:rPr>
        <w:commentReference w:id="8"/>
      </w:r>
      <w:r>
        <w:rPr>
          <w:rFonts w:ascii="Times New Roman" w:hAnsi="Times New Roman" w:cs="Times New Roman"/>
          <w:sz w:val="24"/>
          <w:szCs w:val="24"/>
        </w:rPr>
        <w:t>Most creativity researchers agree that associative processes such as conceptual recombination and flexible connections between remote concepts are involved in creativity thought</w:t>
      </w:r>
      <w:r w:rsidR="00004D33">
        <w:rPr>
          <w:rFonts w:ascii="Times New Roman" w:hAnsi="Times New Roman" w:cs="Times New Roman"/>
          <w:sz w:val="24"/>
          <w:szCs w:val="24"/>
        </w:rPr>
        <w:t xml:space="preserve"> </w:t>
      </w:r>
      <w:r w:rsidR="00004D33">
        <w:rPr>
          <w:rFonts w:ascii="Times New Roman" w:hAnsi="Times New Roman" w:cs="Times New Roman"/>
          <w:sz w:val="24"/>
          <w:szCs w:val="24"/>
        </w:rPr>
        <w:fldChar w:fldCharType="begin"/>
      </w:r>
      <w:r w:rsidR="00004D33">
        <w:rPr>
          <w:rFonts w:ascii="Times New Roman" w:hAnsi="Times New Roman" w:cs="Times New Roman"/>
          <w:sz w:val="24"/>
          <w:szCs w:val="24"/>
        </w:rPr>
        <w:instrText xml:space="preserve"> ADDIN EN.CITE &lt;EndNote&gt;&lt;Cite&gt;&lt;Author&gt;Gabora&lt;/Author&gt;&lt;Year&gt;2002&lt;/Year&gt;&lt;RecNum&gt;1360&lt;/RecNum&gt;&lt;DisplayText&gt;(Gabora, 2002; Mednick, 1962)&lt;/DisplayText&gt;&lt;record&gt;&lt;rec-number&gt;1360&lt;/rec-number&gt;&lt;foreign-keys&gt;&lt;key app="EN" db-id="saxpavw5f0f2x0exrvhp9rf9razzdsptwv0s" timestamp="1475094659"&gt;1360&lt;/key&gt;&lt;/foreign-keys&gt;&lt;ref-type name="Conference Proceedings"&gt;10&lt;/ref-type&gt;&lt;contributors&gt;&lt;authors&gt;&lt;author&gt;Gabora, Liane&lt;/author&gt;&lt;/authors&gt;&lt;/contributors&gt;&lt;titles&gt;&lt;title&gt;Cognitive mechanisms underlying the creative process&lt;/title&gt;&lt;secondary-title&gt;Proceedings of the 4th conference on Creativity &amp;amp; cognition&lt;/secondary-title&gt;&lt;/titles&gt;&lt;pages&gt;126-133&lt;/pages&gt;&lt;dates&gt;&lt;year&gt;2002&lt;/year&gt;&lt;/dates&gt;&lt;publisher&gt;ACM&lt;/publisher&gt;&lt;isbn&gt;1581134657&lt;/isbn&gt;&lt;urls&gt;&lt;/urls&gt;&lt;/record&gt;&lt;/Cite&gt;&lt;Cite&gt;&lt;Author&gt;Mednick&lt;/Author&gt;&lt;Year&gt;1962&lt;/Year&gt;&lt;RecNum&gt;982&lt;/RecNum&gt;&lt;record&gt;&lt;rec-number&gt;982&lt;/rec-number&gt;&lt;foreign-keys&gt;&lt;key app="EN" db-id="saxpavw5f0f2x0exrvhp9rf9razzdsptwv0s" timestamp="1460499514"&gt;982&lt;/key&gt;&lt;/foreign-keys&gt;&lt;ref-type name="Journal Article"&gt;17&lt;/ref-type&gt;&lt;contributors&gt;&lt;authors&gt;&lt;author&gt;Mednick, Sarnoff&lt;/author&gt;&lt;/authors&gt;&lt;/contributors&gt;&lt;titles&gt;&lt;title&gt;The associative basis of the creative process&lt;/title&gt;&lt;secondary-title&gt;Psychological review&lt;/secondary-title&gt;&lt;/titles&gt;&lt;periodical&gt;&lt;full-title&gt;Psychological Review&lt;/full-title&gt;&lt;/periodical&gt;&lt;pages&gt;220&lt;/pages&gt;&lt;volume&gt;69&lt;/volume&gt;&lt;number&gt;3&lt;/number&gt;&lt;dates&gt;&lt;year&gt;1962&lt;/year&gt;&lt;/dates&gt;&lt;isbn&gt;1939-1471&lt;/isbn&gt;&lt;urls&gt;&lt;/urls&gt;&lt;/record&gt;&lt;/Cite&gt;&lt;/EndNote&gt;</w:instrText>
      </w:r>
      <w:r w:rsidR="00004D33">
        <w:rPr>
          <w:rFonts w:ascii="Times New Roman" w:hAnsi="Times New Roman" w:cs="Times New Roman"/>
          <w:sz w:val="24"/>
          <w:szCs w:val="24"/>
        </w:rPr>
        <w:fldChar w:fldCharType="separate"/>
      </w:r>
      <w:r w:rsidR="00004D33">
        <w:rPr>
          <w:rFonts w:ascii="Times New Roman" w:hAnsi="Times New Roman" w:cs="Times New Roman"/>
          <w:noProof/>
          <w:sz w:val="24"/>
          <w:szCs w:val="24"/>
        </w:rPr>
        <w:t>(Gabora, 2002; Mednick, 1962)</w:t>
      </w:r>
      <w:r w:rsidR="00004D33">
        <w:rPr>
          <w:rFonts w:ascii="Times New Roman" w:hAnsi="Times New Roman" w:cs="Times New Roman"/>
          <w:sz w:val="24"/>
          <w:szCs w:val="24"/>
        </w:rPr>
        <w:fldChar w:fldCharType="end"/>
      </w:r>
      <w:r>
        <w:rPr>
          <w:rFonts w:ascii="Times New Roman" w:hAnsi="Times New Roman" w:cs="Times New Roman"/>
          <w:sz w:val="24"/>
          <w:szCs w:val="24"/>
        </w:rPr>
        <w:t>, which suggests openness is related to ass</w:t>
      </w:r>
      <w:r w:rsidR="00004D33">
        <w:rPr>
          <w:rFonts w:ascii="Times New Roman" w:hAnsi="Times New Roman" w:cs="Times New Roman"/>
          <w:sz w:val="24"/>
          <w:szCs w:val="24"/>
        </w:rPr>
        <w:t>ociative and flexible cognition</w:t>
      </w:r>
      <w:r>
        <w:rPr>
          <w:rFonts w:ascii="Times New Roman" w:hAnsi="Times New Roman" w:cs="Times New Roman"/>
          <w:sz w:val="24"/>
          <w:szCs w:val="24"/>
        </w:rPr>
        <w:t>.</w:t>
      </w:r>
    </w:p>
    <w:p w14:paraId="4F504752" w14:textId="5EB0971F" w:rsidR="00E473BB" w:rsidRPr="00AB020A" w:rsidRDefault="00A870B7" w:rsidP="00A23A2A">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 Executive processes have also been linked to openness. There is a </w:t>
      </w:r>
      <w:r w:rsidR="00E473BB">
        <w:rPr>
          <w:rFonts w:ascii="Times New Roman" w:hAnsi="Times New Roman" w:cs="Times New Roman"/>
          <w:sz w:val="24"/>
          <w:szCs w:val="24"/>
        </w:rPr>
        <w:t xml:space="preserve">moderate link between openness and general intelligence is consistent finding in the literature </w:t>
      </w:r>
      <w:r w:rsidR="00E473BB">
        <w:rPr>
          <w:rFonts w:ascii="Times New Roman" w:hAnsi="Times New Roman" w:cs="Times New Roman"/>
          <w:noProof/>
          <w:sz w:val="24"/>
          <w:szCs w:val="24"/>
        </w:rPr>
        <w:t>(Ackerman &amp; Heggestad, 1997; DeYoung, Quilty, Peterson, &amp; Gray, 2014; Kaufman et al., 2016)</w:t>
      </w:r>
      <w:r w:rsidR="00E473BB">
        <w:rPr>
          <w:rFonts w:ascii="Times New Roman" w:hAnsi="Times New Roman" w:cs="Times New Roman"/>
          <w:sz w:val="24"/>
          <w:szCs w:val="24"/>
        </w:rPr>
        <w:t>. Moreover, second-order factors of intelligence like broad retrieval ability (Gr), crystallized (Gc)</w:t>
      </w:r>
      <w:r w:rsidR="00E473BB" w:rsidRPr="00A23A2A">
        <w:rPr>
          <w:rFonts w:ascii="Times New Roman" w:hAnsi="Times New Roman" w:cs="Times New Roman"/>
          <w:sz w:val="24"/>
          <w:szCs w:val="24"/>
        </w:rPr>
        <w:t xml:space="preserve"> </w:t>
      </w:r>
      <w:r w:rsidR="00E473BB">
        <w:rPr>
          <w:rFonts w:ascii="Times New Roman" w:hAnsi="Times New Roman" w:cs="Times New Roman"/>
          <w:sz w:val="24"/>
          <w:szCs w:val="24"/>
        </w:rPr>
        <w:t xml:space="preserve">and fluid (Gf) intelligence have been implicated in both openness and creativity </w:t>
      </w:r>
      <w:commentRangeStart w:id="9"/>
      <w:r w:rsidR="00E473BB">
        <w:rPr>
          <w:rFonts w:ascii="Times New Roman" w:hAnsi="Times New Roman" w:cs="Times New Roman"/>
          <w:noProof/>
          <w:sz w:val="24"/>
          <w:szCs w:val="24"/>
        </w:rPr>
        <w:t>(Jauk, Benedek, &amp; Neubauer, 2014; Silvia et al., 2013)</w:t>
      </w:r>
      <w:commentRangeEnd w:id="9"/>
      <w:r w:rsidR="00E473BB">
        <w:rPr>
          <w:rStyle w:val="CommentReference"/>
        </w:rPr>
        <w:commentReference w:id="9"/>
      </w:r>
      <w:r w:rsidR="00E473BB">
        <w:rPr>
          <w:rFonts w:ascii="Times New Roman" w:hAnsi="Times New Roman" w:cs="Times New Roman"/>
          <w:sz w:val="24"/>
          <w:szCs w:val="24"/>
        </w:rPr>
        <w:t xml:space="preserve">. </w:t>
      </w:r>
      <w:commentRangeStart w:id="10"/>
      <w:r w:rsidR="00E473BB">
        <w:rPr>
          <w:rFonts w:ascii="Times New Roman" w:hAnsi="Times New Roman" w:cs="Times New Roman"/>
          <w:sz w:val="24"/>
          <w:szCs w:val="24"/>
        </w:rPr>
        <w:t>Other</w:t>
      </w:r>
      <w:commentRangeEnd w:id="10"/>
      <w:r w:rsidR="00E473BB">
        <w:rPr>
          <w:rStyle w:val="CommentReference"/>
        </w:rPr>
        <w:commentReference w:id="10"/>
      </w:r>
      <w:r w:rsidR="00E473BB">
        <w:rPr>
          <w:rFonts w:ascii="Times New Roman" w:hAnsi="Times New Roman" w:cs="Times New Roman"/>
          <w:sz w:val="24"/>
          <w:szCs w:val="24"/>
        </w:rPr>
        <w:t xml:space="preserve"> executive tasks like insight problem solving and working memory also have reliable relations to openness </w:t>
      </w:r>
      <w:r w:rsidR="00E473BB">
        <w:rPr>
          <w:rFonts w:ascii="Times New Roman" w:hAnsi="Times New Roman" w:cs="Times New Roman"/>
          <w:noProof/>
          <w:sz w:val="24"/>
          <w:szCs w:val="24"/>
        </w:rPr>
        <w:t>(DeYoung et al., 2014; DeYoung, Shamosh, Green, Braver, &amp; Gray, 2009)</w:t>
      </w:r>
      <w:r w:rsidR="00E473BB">
        <w:rPr>
          <w:rFonts w:ascii="Times New Roman" w:hAnsi="Times New Roman" w:cs="Times New Roman"/>
          <w:sz w:val="24"/>
          <w:szCs w:val="24"/>
        </w:rPr>
        <w:t xml:space="preserve">. </w:t>
      </w:r>
      <w:commentRangeStart w:id="11"/>
      <w:r w:rsidR="00E473BB">
        <w:rPr>
          <w:rFonts w:ascii="Times New Roman" w:hAnsi="Times New Roman" w:cs="Times New Roman"/>
          <w:sz w:val="24"/>
          <w:szCs w:val="24"/>
        </w:rPr>
        <w:t>Executive processes are involved in goal-directed tasks but also in cognitive flexibility and creative thought. Openness’ link to these factors and the evidence stated above suggests that there is relationship to cognitive control.</w:t>
      </w:r>
      <w:commentRangeEnd w:id="11"/>
      <w:r w:rsidR="00BA4D15">
        <w:rPr>
          <w:rStyle w:val="CommentReference"/>
        </w:rPr>
        <w:commentReference w:id="11"/>
      </w:r>
    </w:p>
    <w:p w14:paraId="55CCE915" w14:textId="1867D993" w:rsidR="00E473BB" w:rsidRPr="002B597D" w:rsidRDefault="00E473BB" w:rsidP="00AB020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sum, </w:t>
      </w:r>
      <w:commentRangeStart w:id="12"/>
      <w:r>
        <w:rPr>
          <w:rFonts w:ascii="Times New Roman" w:hAnsi="Times New Roman" w:cs="Times New Roman"/>
          <w:sz w:val="24"/>
          <w:szCs w:val="24"/>
        </w:rPr>
        <w:t>openness</w:t>
      </w:r>
      <w:commentRangeEnd w:id="12"/>
      <w:r w:rsidR="00BA4D15">
        <w:rPr>
          <w:rStyle w:val="CommentReference"/>
        </w:rPr>
        <w:commentReference w:id="12"/>
      </w:r>
      <w:r>
        <w:rPr>
          <w:rFonts w:ascii="Times New Roman" w:hAnsi="Times New Roman" w:cs="Times New Roman"/>
          <w:sz w:val="24"/>
          <w:szCs w:val="24"/>
        </w:rPr>
        <w:t xml:space="preserve"> to experience is associated with a wide variety of cognitive functions, which span associative and executive processes. Therefore, </w:t>
      </w:r>
      <w:r w:rsidR="00BA4D15">
        <w:rPr>
          <w:rFonts w:ascii="Times New Roman" w:hAnsi="Times New Roman" w:cs="Times New Roman"/>
          <w:sz w:val="24"/>
          <w:szCs w:val="24"/>
        </w:rPr>
        <w:t>openness should reflect fundamental differences</w:t>
      </w:r>
      <w:r>
        <w:rPr>
          <w:rFonts w:ascii="Times New Roman" w:hAnsi="Times New Roman" w:cs="Times New Roman"/>
          <w:sz w:val="24"/>
          <w:szCs w:val="24"/>
        </w:rPr>
        <w:t xml:space="preserve"> </w:t>
      </w:r>
      <w:r w:rsidR="00BA4D15">
        <w:rPr>
          <w:rFonts w:ascii="Times New Roman" w:hAnsi="Times New Roman" w:cs="Times New Roman"/>
          <w:sz w:val="24"/>
          <w:szCs w:val="24"/>
        </w:rPr>
        <w:t xml:space="preserve">in </w:t>
      </w:r>
      <w:r>
        <w:rPr>
          <w:rFonts w:ascii="Times New Roman" w:hAnsi="Times New Roman" w:cs="Times New Roman"/>
          <w:sz w:val="24"/>
          <w:szCs w:val="24"/>
        </w:rPr>
        <w:t>cognition like the organization of</w:t>
      </w:r>
      <w:r w:rsidR="00BA4D15">
        <w:rPr>
          <w:rFonts w:ascii="Times New Roman" w:hAnsi="Times New Roman" w:cs="Times New Roman"/>
          <w:sz w:val="24"/>
          <w:szCs w:val="24"/>
        </w:rPr>
        <w:t xml:space="preserve"> semantic memory. Below, I’ll discuss the effects of associative and executive processes on semantic</w:t>
      </w:r>
      <w:r>
        <w:rPr>
          <w:rFonts w:ascii="Times New Roman" w:hAnsi="Times New Roman" w:cs="Times New Roman"/>
          <w:sz w:val="24"/>
          <w:szCs w:val="24"/>
        </w:rPr>
        <w:t xml:space="preserve"> network structure</w:t>
      </w:r>
      <w:r w:rsidR="00BA4D15">
        <w:rPr>
          <w:rFonts w:ascii="Times New Roman" w:hAnsi="Times New Roman" w:cs="Times New Roman"/>
          <w:sz w:val="24"/>
          <w:szCs w:val="24"/>
        </w:rPr>
        <w:t>.</w:t>
      </w:r>
    </w:p>
    <w:p w14:paraId="3116B1BB" w14:textId="77777777" w:rsidR="00E473BB" w:rsidRDefault="00E473BB" w:rsidP="00091E7D">
      <w:pPr>
        <w:spacing w:line="480" w:lineRule="auto"/>
        <w:rPr>
          <w:rFonts w:ascii="Times New Roman" w:hAnsi="Times New Roman" w:cs="Times New Roman"/>
          <w:b/>
          <w:sz w:val="24"/>
          <w:szCs w:val="24"/>
        </w:rPr>
      </w:pPr>
      <w:r>
        <w:rPr>
          <w:rFonts w:ascii="Times New Roman" w:hAnsi="Times New Roman" w:cs="Times New Roman"/>
          <w:b/>
          <w:sz w:val="24"/>
          <w:szCs w:val="24"/>
        </w:rPr>
        <w:t>Cognition and Semantic Memory</w:t>
      </w:r>
    </w:p>
    <w:p w14:paraId="4EAD2A60" w14:textId="77777777" w:rsidR="00E473BB" w:rsidRPr="00934B2D" w:rsidRDefault="00E473BB" w:rsidP="00091E7D">
      <w:pPr>
        <w:spacing w:line="480" w:lineRule="auto"/>
        <w:rPr>
          <w:rFonts w:ascii="Times New Roman" w:hAnsi="Times New Roman" w:cs="Times New Roman"/>
          <w:i/>
          <w:sz w:val="24"/>
          <w:szCs w:val="24"/>
        </w:rPr>
      </w:pPr>
      <w:r>
        <w:rPr>
          <w:rFonts w:ascii="Times New Roman" w:hAnsi="Times New Roman" w:cs="Times New Roman"/>
          <w:i/>
          <w:sz w:val="24"/>
          <w:szCs w:val="24"/>
        </w:rPr>
        <w:t>i. Associative processes in semantic memory</w:t>
      </w:r>
    </w:p>
    <w:p w14:paraId="643F7DBD" w14:textId="5A3AEF85" w:rsidR="00E473BB" w:rsidRDefault="00E473BB" w:rsidP="00F13BCE">
      <w:pPr>
        <w:spacing w:line="480" w:lineRule="auto"/>
        <w:rPr>
          <w:rFonts w:ascii="Times New Roman" w:hAnsi="Times New Roman" w:cs="Times New Roman"/>
          <w:sz w:val="24"/>
          <w:szCs w:val="24"/>
        </w:rPr>
      </w:pPr>
      <w:r>
        <w:rPr>
          <w:rFonts w:ascii="Times New Roman" w:hAnsi="Times New Roman" w:cs="Times New Roman"/>
          <w:b/>
          <w:sz w:val="24"/>
          <w:szCs w:val="24"/>
        </w:rPr>
        <w:tab/>
      </w:r>
      <w:commentRangeStart w:id="13"/>
      <w:r>
        <w:rPr>
          <w:rFonts w:ascii="Times New Roman" w:hAnsi="Times New Roman" w:cs="Times New Roman"/>
          <w:sz w:val="24"/>
          <w:szCs w:val="24"/>
        </w:rPr>
        <w:t>Memory’s</w:t>
      </w:r>
      <w:commentRangeEnd w:id="13"/>
      <w:r w:rsidR="000E27A4">
        <w:rPr>
          <w:rStyle w:val="CommentReference"/>
        </w:rPr>
        <w:commentReference w:id="13"/>
      </w:r>
      <w:r>
        <w:rPr>
          <w:rFonts w:ascii="Times New Roman" w:hAnsi="Times New Roman" w:cs="Times New Roman"/>
          <w:sz w:val="24"/>
          <w:szCs w:val="24"/>
        </w:rPr>
        <w:t xml:space="preserve"> function in creativity is considered to be a core component of flexible and original thinking </w:t>
      </w:r>
      <w:r>
        <w:rPr>
          <w:rFonts w:ascii="Times New Roman" w:hAnsi="Times New Roman" w:cs="Times New Roman"/>
          <w:noProof/>
          <w:sz w:val="24"/>
          <w:szCs w:val="24"/>
        </w:rPr>
        <w:t xml:space="preserve">(Silvia et al., 2013; Stein, </w:t>
      </w:r>
      <w:commentRangeStart w:id="14"/>
      <w:r>
        <w:rPr>
          <w:rFonts w:ascii="Times New Roman" w:hAnsi="Times New Roman" w:cs="Times New Roman"/>
          <w:noProof/>
          <w:sz w:val="24"/>
          <w:szCs w:val="24"/>
        </w:rPr>
        <w:t>1989)</w:t>
      </w:r>
      <w:r>
        <w:rPr>
          <w:rFonts w:ascii="Times New Roman" w:hAnsi="Times New Roman" w:cs="Times New Roman"/>
          <w:sz w:val="24"/>
          <w:szCs w:val="24"/>
        </w:rPr>
        <w:t xml:space="preserve">. Mednick’s (1962) seminal associative theory of creativity places emphasis on the associations in semantic </w:t>
      </w:r>
      <w:commentRangeEnd w:id="14"/>
      <w:r w:rsidR="00BA4D15">
        <w:rPr>
          <w:rStyle w:val="CommentReference"/>
        </w:rPr>
        <w:commentReference w:id="14"/>
      </w:r>
      <w:r>
        <w:rPr>
          <w:rFonts w:ascii="Times New Roman" w:hAnsi="Times New Roman" w:cs="Times New Roman"/>
          <w:sz w:val="24"/>
          <w:szCs w:val="24"/>
        </w:rPr>
        <w:t xml:space="preserve">memory. His theory suggests that differences in </w:t>
      </w:r>
      <w:r w:rsidR="009E774A">
        <w:rPr>
          <w:rFonts w:ascii="Times New Roman" w:hAnsi="Times New Roman" w:cs="Times New Roman"/>
          <w:sz w:val="24"/>
          <w:szCs w:val="24"/>
        </w:rPr>
        <w:t xml:space="preserve">the way </w:t>
      </w:r>
      <w:r>
        <w:rPr>
          <w:rFonts w:ascii="Times New Roman" w:hAnsi="Times New Roman" w:cs="Times New Roman"/>
          <w:sz w:val="24"/>
          <w:szCs w:val="24"/>
        </w:rPr>
        <w:t xml:space="preserve">semantic knowledge is structured can influence people’s ability to achieve remote and creative associations.  Moreover, he theorized that creative individuals have a “flat” or broad and flexible association hierarchy compared to less creative individuals that have a </w:t>
      </w:r>
      <w:r>
        <w:rPr>
          <w:rFonts w:ascii="Times New Roman" w:hAnsi="Times New Roman" w:cs="Times New Roman"/>
          <w:sz w:val="24"/>
          <w:szCs w:val="24"/>
        </w:rPr>
        <w:lastRenderedPageBreak/>
        <w:t xml:space="preserve">“steep”—rigid and conventional—association hierarchy. Mednick argues that lower associative strength between concepts support an increased probability to reach remote associations and creative solutions—a “flat” hierarchy. In contrast, a “steep” hierarchy has higher associative strength between concepts such that more immediate connections are made but fail to make more distant connections that required are for creative solution. In support of Mednick’s theory, </w:t>
      </w:r>
      <w:r>
        <w:rPr>
          <w:rFonts w:ascii="Times New Roman" w:hAnsi="Times New Roman" w:cs="Times New Roman"/>
          <w:noProof/>
          <w:sz w:val="24"/>
          <w:szCs w:val="24"/>
        </w:rPr>
        <w:t>Benedek, Könen, and Neubauer (2012)</w:t>
      </w:r>
      <w:r>
        <w:rPr>
          <w:rFonts w:ascii="Times New Roman" w:hAnsi="Times New Roman" w:cs="Times New Roman"/>
          <w:sz w:val="24"/>
          <w:szCs w:val="24"/>
        </w:rPr>
        <w:t xml:space="preserve"> suggest that creative thinking is the result of flexible combinations of concepts in memory. Furthermore, Gabora (2010) argues that the structure and dynamics of memory can facilitate creativity. In a different view, </w:t>
      </w:r>
      <w:r>
        <w:rPr>
          <w:rFonts w:ascii="Times New Roman" w:hAnsi="Times New Roman" w:cs="Times New Roman"/>
          <w:noProof/>
          <w:sz w:val="24"/>
          <w:szCs w:val="24"/>
        </w:rPr>
        <w:t>Benedek and Neubauer (2013)</w:t>
      </w:r>
      <w:r>
        <w:rPr>
          <w:rFonts w:ascii="Times New Roman" w:hAnsi="Times New Roman" w:cs="Times New Roman"/>
          <w:sz w:val="24"/>
          <w:szCs w:val="24"/>
        </w:rPr>
        <w:t xml:space="preserve"> explain that creative people have a more effective way of accessing content in memory rather than special organization. Despite this contrary perspective, the role of associative memory is still critically important to creative thinking. So far, a few studies have examined the structure of semantic memory using computational methods.</w:t>
      </w:r>
    </w:p>
    <w:p w14:paraId="4522A198" w14:textId="77777777" w:rsidR="004C13A6" w:rsidRDefault="00E473BB" w:rsidP="00091E7D">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noProof/>
          <w:sz w:val="24"/>
          <w:szCs w:val="24"/>
        </w:rPr>
        <w:t>Kenett et al. (2014)</w:t>
      </w:r>
      <w:r>
        <w:rPr>
          <w:rFonts w:ascii="Times New Roman" w:hAnsi="Times New Roman" w:cs="Times New Roman"/>
          <w:sz w:val="24"/>
          <w:szCs w:val="24"/>
        </w:rPr>
        <w:t xml:space="preserve"> examined semantic structure, using a computational graph theory approach, in a Hebrew population of high and low creative groups. They used a free associations task—participants produce as many associates as they can to a target word—with 96 cue words from 24 categories to construct a network. To form high and low creative groups, they used several measures—the Remote Associates Test </w:t>
      </w:r>
      <w:r>
        <w:rPr>
          <w:rFonts w:ascii="Times New Roman" w:hAnsi="Times New Roman" w:cs="Times New Roman"/>
          <w:noProof/>
          <w:sz w:val="24"/>
          <w:szCs w:val="24"/>
        </w:rPr>
        <w:t>(Mednick &amp; Mednick, 1967)</w:t>
      </w:r>
      <w:r>
        <w:rPr>
          <w:rFonts w:ascii="Times New Roman" w:hAnsi="Times New Roman" w:cs="Times New Roman"/>
          <w:sz w:val="24"/>
          <w:szCs w:val="24"/>
        </w:rPr>
        <w:t xml:space="preserve">, a metaphor comprehension task, a battery of creativity tasks translated to Hebrew </w:t>
      </w:r>
      <w:r>
        <w:rPr>
          <w:rFonts w:ascii="Times New Roman" w:hAnsi="Times New Roman" w:cs="Times New Roman"/>
          <w:noProof/>
          <w:sz w:val="24"/>
          <w:szCs w:val="24"/>
        </w:rPr>
        <w:t>(Wallach &amp; Kogan, 1965)</w:t>
      </w:r>
      <w:r>
        <w:rPr>
          <w:rFonts w:ascii="Times New Roman" w:hAnsi="Times New Roman" w:cs="Times New Roman"/>
          <w:sz w:val="24"/>
          <w:szCs w:val="24"/>
        </w:rPr>
        <w:t xml:space="preserve">, and a shortened version of Raven’s Progressive Matrices </w:t>
      </w:r>
      <w:r>
        <w:rPr>
          <w:rFonts w:ascii="Times New Roman" w:hAnsi="Times New Roman" w:cs="Times New Roman"/>
          <w:noProof/>
          <w:sz w:val="24"/>
          <w:szCs w:val="24"/>
        </w:rPr>
        <w:t>(Van der Elst et al., 2013)</w:t>
      </w:r>
      <w:r>
        <w:rPr>
          <w:rFonts w:ascii="Times New Roman" w:hAnsi="Times New Roman" w:cs="Times New Roman"/>
          <w:sz w:val="24"/>
          <w:szCs w:val="24"/>
        </w:rPr>
        <w:t xml:space="preserve">. They found that the high creative group had a more flexible network—closer distances between remote connections—than the less creative group. Their </w:t>
      </w:r>
      <w:r w:rsidR="009E774A">
        <w:rPr>
          <w:rFonts w:ascii="Times New Roman" w:hAnsi="Times New Roman" w:cs="Times New Roman"/>
          <w:sz w:val="24"/>
          <w:szCs w:val="24"/>
        </w:rPr>
        <w:t>findings suggest that concepts have shorter association chains to travel to get</w:t>
      </w:r>
      <w:r>
        <w:rPr>
          <w:rFonts w:ascii="Times New Roman" w:hAnsi="Times New Roman" w:cs="Times New Roman"/>
          <w:sz w:val="24"/>
          <w:szCs w:val="24"/>
        </w:rPr>
        <w:t xml:space="preserve"> to more remote ideas, whi</w:t>
      </w:r>
      <w:r w:rsidR="009E774A">
        <w:rPr>
          <w:rFonts w:ascii="Times New Roman" w:hAnsi="Times New Roman" w:cs="Times New Roman"/>
          <w:sz w:val="24"/>
          <w:szCs w:val="24"/>
        </w:rPr>
        <w:t xml:space="preserve">ch is consistent with </w:t>
      </w:r>
      <w:r>
        <w:rPr>
          <w:rFonts w:ascii="Times New Roman" w:hAnsi="Times New Roman" w:cs="Times New Roman"/>
          <w:sz w:val="24"/>
          <w:szCs w:val="24"/>
        </w:rPr>
        <w:t>associativity theory</w:t>
      </w:r>
      <w:r w:rsidR="009E774A">
        <w:rPr>
          <w:rFonts w:ascii="Times New Roman" w:hAnsi="Times New Roman" w:cs="Times New Roman"/>
          <w:sz w:val="24"/>
          <w:szCs w:val="24"/>
        </w:rPr>
        <w:t xml:space="preserve"> of creativity</w:t>
      </w:r>
      <w:r>
        <w:rPr>
          <w:rFonts w:ascii="Times New Roman" w:hAnsi="Times New Roman" w:cs="Times New Roman"/>
          <w:sz w:val="24"/>
          <w:szCs w:val="24"/>
        </w:rPr>
        <w:t xml:space="preserve">. </w:t>
      </w:r>
    </w:p>
    <w:p w14:paraId="3762CC23" w14:textId="060D99A4" w:rsidR="004C13A6" w:rsidRDefault="00E473BB" w:rsidP="004C13A6">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Another study shows similar support for associative processes involved in creativity. </w:t>
      </w:r>
      <w:r>
        <w:rPr>
          <w:rFonts w:ascii="Times New Roman" w:hAnsi="Times New Roman" w:cs="Times New Roman"/>
          <w:noProof/>
          <w:sz w:val="24"/>
          <w:szCs w:val="24"/>
        </w:rPr>
        <w:t>Kenett and Austerweil (2016)</w:t>
      </w:r>
      <w:r w:rsidR="009E774A">
        <w:rPr>
          <w:rFonts w:ascii="Times New Roman" w:hAnsi="Times New Roman" w:cs="Times New Roman"/>
          <w:sz w:val="24"/>
          <w:szCs w:val="24"/>
        </w:rPr>
        <w:t xml:space="preserve"> found</w:t>
      </w:r>
      <w:r>
        <w:rPr>
          <w:rFonts w:ascii="Times New Roman" w:hAnsi="Times New Roman" w:cs="Times New Roman"/>
          <w:sz w:val="24"/>
          <w:szCs w:val="24"/>
        </w:rPr>
        <w:t xml:space="preserve"> creative people</w:t>
      </w:r>
      <w:r w:rsidR="009E774A">
        <w:rPr>
          <w:rFonts w:ascii="Times New Roman" w:hAnsi="Times New Roman" w:cs="Times New Roman"/>
          <w:sz w:val="24"/>
          <w:szCs w:val="24"/>
        </w:rPr>
        <w:t xml:space="preserve"> were able to</w:t>
      </w:r>
      <w:r>
        <w:rPr>
          <w:rFonts w:ascii="Times New Roman" w:hAnsi="Times New Roman" w:cs="Times New Roman"/>
          <w:sz w:val="24"/>
          <w:szCs w:val="24"/>
        </w:rPr>
        <w:t xml:space="preserve"> reach more semantically distant words when using an uncontrolled search method</w:t>
      </w:r>
      <w:r w:rsidR="009E774A">
        <w:rPr>
          <w:rFonts w:ascii="Times New Roman" w:hAnsi="Times New Roman" w:cs="Times New Roman"/>
          <w:sz w:val="24"/>
          <w:szCs w:val="24"/>
        </w:rPr>
        <w:t>—spontaneous search—through their</w:t>
      </w:r>
      <w:r>
        <w:rPr>
          <w:rFonts w:ascii="Times New Roman" w:hAnsi="Times New Roman" w:cs="Times New Roman"/>
          <w:sz w:val="24"/>
          <w:szCs w:val="24"/>
        </w:rPr>
        <w:t xml:space="preserve"> semantic networks. This suggests uncontrolled associations, like spontaneous thought </w:t>
      </w:r>
      <w:r>
        <w:rPr>
          <w:rFonts w:ascii="Times New Roman" w:hAnsi="Times New Roman" w:cs="Times New Roman"/>
          <w:noProof/>
          <w:sz w:val="24"/>
          <w:szCs w:val="24"/>
        </w:rPr>
        <w:t>(Christoff, Irving, Fox, Spreng, &amp; Andrews-Hanna, 2016; Fox, Spreng, Ellamil, Andrews-Hanna, &amp; Christoff, 2015)</w:t>
      </w:r>
      <w:r>
        <w:rPr>
          <w:rFonts w:ascii="Times New Roman" w:hAnsi="Times New Roman" w:cs="Times New Roman"/>
          <w:sz w:val="24"/>
          <w:szCs w:val="24"/>
        </w:rPr>
        <w:t xml:space="preserve">, could lead to more remote associations in creative people </w:t>
      </w:r>
      <w:r>
        <w:rPr>
          <w:rFonts w:ascii="Times New Roman" w:hAnsi="Times New Roman" w:cs="Times New Roman"/>
          <w:noProof/>
          <w:sz w:val="24"/>
          <w:szCs w:val="24"/>
        </w:rPr>
        <w:t>(Kenett &amp; Austerweil, 2016)</w:t>
      </w:r>
      <w:r>
        <w:rPr>
          <w:rFonts w:ascii="Times New Roman" w:hAnsi="Times New Roman" w:cs="Times New Roman"/>
          <w:sz w:val="24"/>
          <w:szCs w:val="24"/>
        </w:rPr>
        <w:t xml:space="preserve">. </w:t>
      </w:r>
      <w:r w:rsidR="009E774A">
        <w:rPr>
          <w:rFonts w:ascii="Times New Roman" w:hAnsi="Times New Roman" w:cs="Times New Roman"/>
          <w:sz w:val="24"/>
          <w:szCs w:val="24"/>
        </w:rPr>
        <w:t>M</w:t>
      </w:r>
      <w:r w:rsidR="004900FC">
        <w:rPr>
          <w:rFonts w:ascii="Times New Roman" w:hAnsi="Times New Roman" w:cs="Times New Roman"/>
          <w:sz w:val="24"/>
          <w:szCs w:val="24"/>
        </w:rPr>
        <w:t>oreover, these spontaneous searches</w:t>
      </w:r>
      <w:r w:rsidR="009E774A">
        <w:rPr>
          <w:rFonts w:ascii="Times New Roman" w:hAnsi="Times New Roman" w:cs="Times New Roman"/>
          <w:sz w:val="24"/>
          <w:szCs w:val="24"/>
        </w:rPr>
        <w:t xml:space="preserve"> </w:t>
      </w:r>
      <w:r w:rsidR="004900FC">
        <w:rPr>
          <w:rFonts w:ascii="Times New Roman" w:hAnsi="Times New Roman" w:cs="Times New Roman"/>
          <w:sz w:val="24"/>
          <w:szCs w:val="24"/>
        </w:rPr>
        <w:t>could facilitate</w:t>
      </w:r>
      <w:r w:rsidR="009E774A">
        <w:rPr>
          <w:rFonts w:ascii="Times New Roman" w:hAnsi="Times New Roman" w:cs="Times New Roman"/>
          <w:sz w:val="24"/>
          <w:szCs w:val="24"/>
        </w:rPr>
        <w:t xml:space="preserve"> creativity </w:t>
      </w:r>
      <w:r w:rsidR="004900FC">
        <w:rPr>
          <w:rFonts w:ascii="Times New Roman" w:hAnsi="Times New Roman" w:cs="Times New Roman"/>
          <w:sz w:val="24"/>
          <w:szCs w:val="24"/>
        </w:rPr>
        <w:t xml:space="preserve">during incubation and </w:t>
      </w:r>
      <w:r w:rsidR="003348B6">
        <w:rPr>
          <w:rFonts w:ascii="Times New Roman" w:hAnsi="Times New Roman" w:cs="Times New Roman"/>
          <w:sz w:val="24"/>
          <w:szCs w:val="24"/>
        </w:rPr>
        <w:t>lead to insight</w:t>
      </w:r>
      <w:r w:rsidR="004900FC">
        <w:rPr>
          <w:rFonts w:ascii="Times New Roman" w:hAnsi="Times New Roman" w:cs="Times New Roman"/>
          <w:sz w:val="24"/>
          <w:szCs w:val="24"/>
        </w:rPr>
        <w:t xml:space="preserve">. </w:t>
      </w:r>
      <w:r w:rsidR="004C13A6">
        <w:rPr>
          <w:rFonts w:ascii="Times New Roman" w:hAnsi="Times New Roman" w:cs="Times New Roman"/>
          <w:sz w:val="24"/>
          <w:szCs w:val="24"/>
        </w:rPr>
        <w:t xml:space="preserve">Insight solutions are theorized to be achieved by “shortcuts” between associations in memory </w:t>
      </w:r>
      <w:r w:rsidR="004C13A6">
        <w:rPr>
          <w:rFonts w:ascii="Times New Roman" w:hAnsi="Times New Roman" w:cs="Times New Roman"/>
          <w:noProof/>
          <w:sz w:val="24"/>
          <w:szCs w:val="24"/>
        </w:rPr>
        <w:t>(Schilling, 2005)</w:t>
      </w:r>
      <w:r w:rsidR="004C13A6">
        <w:rPr>
          <w:rFonts w:ascii="Times New Roman" w:hAnsi="Times New Roman" w:cs="Times New Roman"/>
          <w:sz w:val="24"/>
          <w:szCs w:val="24"/>
        </w:rPr>
        <w:t xml:space="preserve">. These shortcuts are reflected by </w:t>
      </w:r>
      <w:ins w:id="15" w:author="Alexander Christensen" w:date="2016-11-16T16:09:00Z">
        <w:r w:rsidR="004C13A6">
          <w:rPr>
            <w:rFonts w:ascii="Times New Roman" w:hAnsi="Times New Roman" w:cs="Times New Roman"/>
            <w:sz w:val="24"/>
            <w:szCs w:val="24"/>
          </w:rPr>
          <w:t>s</w:t>
        </w:r>
      </w:ins>
      <w:r w:rsidR="004C13A6">
        <w:rPr>
          <w:rFonts w:ascii="Times New Roman" w:hAnsi="Times New Roman" w:cs="Times New Roman"/>
          <w:sz w:val="24"/>
          <w:szCs w:val="24"/>
        </w:rPr>
        <w:t xml:space="preserve">mall-world networks, which as discussed before, have short average path lengths (i.e., short distances between other concepts) and high clustering—tightly connected concepts </w:t>
      </w:r>
      <w:r w:rsidR="004C13A6">
        <w:rPr>
          <w:rFonts w:ascii="Times New Roman" w:hAnsi="Times New Roman" w:cs="Times New Roman"/>
          <w:noProof/>
          <w:sz w:val="24"/>
          <w:szCs w:val="24"/>
        </w:rPr>
        <w:t>(Watts &amp; Strogatz, 1998)</w:t>
      </w:r>
      <w:r w:rsidR="004C13A6">
        <w:rPr>
          <w:rFonts w:ascii="Times New Roman" w:hAnsi="Times New Roman" w:cs="Times New Roman"/>
          <w:sz w:val="24"/>
          <w:szCs w:val="24"/>
        </w:rPr>
        <w:t xml:space="preserve">. Short paths between concepts embodies Schilling’s (2005) “shortcuts”. Moreover, greater associativity between concepts are reflected by shorter path lengths in semantic networks as shown in creativity and flexibility of retrieval </w:t>
      </w:r>
      <w:r w:rsidR="004C13A6">
        <w:rPr>
          <w:rFonts w:ascii="Times New Roman" w:hAnsi="Times New Roman" w:cs="Times New Roman"/>
          <w:noProof/>
          <w:sz w:val="24"/>
          <w:szCs w:val="24"/>
        </w:rPr>
        <w:t>(Kenett et al., 2014)</w:t>
      </w:r>
      <w:r w:rsidR="004C13A6">
        <w:rPr>
          <w:rFonts w:ascii="Times New Roman" w:hAnsi="Times New Roman" w:cs="Times New Roman"/>
          <w:sz w:val="24"/>
          <w:szCs w:val="24"/>
        </w:rPr>
        <w:t>.</w:t>
      </w:r>
    </w:p>
    <w:p w14:paraId="72C7A5D5" w14:textId="0AE853AB" w:rsidR="00E473BB" w:rsidRDefault="00E473BB" w:rsidP="004C13A6">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These studies su</w:t>
      </w:r>
      <w:r w:rsidR="004C13A6">
        <w:rPr>
          <w:rFonts w:ascii="Times New Roman" w:hAnsi="Times New Roman" w:cs="Times New Roman"/>
          <w:sz w:val="24"/>
          <w:szCs w:val="24"/>
        </w:rPr>
        <w:t>pport Mednick’s (1962) notion that creative people have flat associative hierarchies that allow them to reach remote concepts</w:t>
      </w:r>
      <w:r>
        <w:rPr>
          <w:rFonts w:ascii="Times New Roman" w:hAnsi="Times New Roman" w:cs="Times New Roman"/>
          <w:sz w:val="24"/>
          <w:szCs w:val="24"/>
        </w:rPr>
        <w:t xml:space="preserve"> </w:t>
      </w:r>
      <w:r w:rsidR="004C13A6">
        <w:rPr>
          <w:rFonts w:ascii="Times New Roman" w:hAnsi="Times New Roman" w:cs="Times New Roman"/>
          <w:noProof/>
          <w:sz w:val="24"/>
          <w:szCs w:val="24"/>
        </w:rPr>
        <w:t>(</w:t>
      </w:r>
      <w:r>
        <w:rPr>
          <w:rFonts w:ascii="Times New Roman" w:hAnsi="Times New Roman" w:cs="Times New Roman"/>
          <w:noProof/>
          <w:sz w:val="24"/>
          <w:szCs w:val="24"/>
        </w:rPr>
        <w:t>Mednick, 1962)</w:t>
      </w:r>
      <w:r>
        <w:rPr>
          <w:rFonts w:ascii="Times New Roman" w:hAnsi="Times New Roman" w:cs="Times New Roman"/>
          <w:sz w:val="24"/>
          <w:szCs w:val="24"/>
        </w:rPr>
        <w:t xml:space="preserve">. Given the link between creativity and openness, previous evidence suggests that people high in openness should have a </w:t>
      </w:r>
      <w:r w:rsidR="004C13A6">
        <w:rPr>
          <w:rFonts w:ascii="Times New Roman" w:hAnsi="Times New Roman" w:cs="Times New Roman"/>
          <w:sz w:val="24"/>
          <w:szCs w:val="24"/>
        </w:rPr>
        <w:t xml:space="preserve">similar </w:t>
      </w:r>
      <w:r>
        <w:rPr>
          <w:rFonts w:ascii="Times New Roman" w:hAnsi="Times New Roman" w:cs="Times New Roman"/>
          <w:sz w:val="24"/>
          <w:szCs w:val="24"/>
        </w:rPr>
        <w:t>associative semantic structure than people low in trait.</w:t>
      </w:r>
    </w:p>
    <w:p w14:paraId="094093A0" w14:textId="0C2FFCE0" w:rsidR="00E473BB" w:rsidRDefault="00E473BB" w:rsidP="00F13BCE">
      <w:pPr>
        <w:spacing w:line="480" w:lineRule="auto"/>
        <w:rPr>
          <w:rFonts w:ascii="Times New Roman" w:hAnsi="Times New Roman" w:cs="Times New Roman"/>
          <w:b/>
          <w:sz w:val="24"/>
          <w:szCs w:val="24"/>
        </w:rPr>
      </w:pPr>
      <w:r w:rsidRPr="007A4C45">
        <w:rPr>
          <w:rFonts w:ascii="Times New Roman" w:hAnsi="Times New Roman" w:cs="Times New Roman"/>
          <w:b/>
          <w:sz w:val="24"/>
          <w:szCs w:val="24"/>
        </w:rPr>
        <w:t>Proposed Research</w:t>
      </w:r>
    </w:p>
    <w:p w14:paraId="0D6C0984" w14:textId="77777777" w:rsidR="00E473BB" w:rsidRDefault="00E473BB" w:rsidP="00F13BCE">
      <w:pPr>
        <w:spacing w:line="480" w:lineRule="auto"/>
        <w:rPr>
          <w:rFonts w:ascii="Times New Roman" w:hAnsi="Times New Roman" w:cs="Times New Roman"/>
          <w:sz w:val="24"/>
          <w:szCs w:val="24"/>
        </w:rPr>
      </w:pPr>
      <w:r>
        <w:rPr>
          <w:rFonts w:ascii="Times New Roman" w:hAnsi="Times New Roman" w:cs="Times New Roman"/>
          <w:b/>
          <w:sz w:val="24"/>
          <w:szCs w:val="24"/>
        </w:rPr>
        <w:tab/>
      </w:r>
      <w:r w:rsidRPr="005559F5">
        <w:rPr>
          <w:rFonts w:ascii="Times New Roman" w:hAnsi="Times New Roman" w:cs="Times New Roman"/>
          <w:sz w:val="24"/>
          <w:szCs w:val="24"/>
        </w:rPr>
        <w:t xml:space="preserve">The present research will be the first </w:t>
      </w:r>
      <w:r>
        <w:rPr>
          <w:rFonts w:ascii="Times New Roman" w:hAnsi="Times New Roman" w:cs="Times New Roman"/>
          <w:sz w:val="24"/>
          <w:szCs w:val="24"/>
        </w:rPr>
        <w:t xml:space="preserve">to </w:t>
      </w:r>
      <w:r w:rsidRPr="005559F5">
        <w:rPr>
          <w:rFonts w:ascii="Times New Roman" w:hAnsi="Times New Roman" w:cs="Times New Roman"/>
          <w:sz w:val="24"/>
          <w:szCs w:val="24"/>
        </w:rPr>
        <w:t xml:space="preserve">examine </w:t>
      </w:r>
      <w:r>
        <w:rPr>
          <w:rFonts w:ascii="Times New Roman" w:hAnsi="Times New Roman" w:cs="Times New Roman"/>
          <w:sz w:val="24"/>
          <w:szCs w:val="24"/>
        </w:rPr>
        <w:t>personality</w:t>
      </w:r>
      <w:r w:rsidRPr="005559F5">
        <w:rPr>
          <w:rFonts w:ascii="Times New Roman" w:hAnsi="Times New Roman" w:cs="Times New Roman"/>
          <w:sz w:val="24"/>
          <w:szCs w:val="24"/>
        </w:rPr>
        <w:t xml:space="preserve"> with semantic</w:t>
      </w:r>
      <w:r>
        <w:rPr>
          <w:rFonts w:ascii="Times New Roman" w:hAnsi="Times New Roman" w:cs="Times New Roman"/>
          <w:sz w:val="24"/>
          <w:szCs w:val="24"/>
        </w:rPr>
        <w:t xml:space="preserve"> network analysis</w:t>
      </w:r>
      <w:r w:rsidRPr="005559F5">
        <w:rPr>
          <w:rFonts w:ascii="Times New Roman" w:hAnsi="Times New Roman" w:cs="Times New Roman"/>
          <w:sz w:val="24"/>
          <w:szCs w:val="24"/>
        </w:rPr>
        <w:t>. Openness will be split into three groups—low, middle, and high—to examine dif</w:t>
      </w:r>
      <w:r>
        <w:rPr>
          <w:rFonts w:ascii="Times New Roman" w:hAnsi="Times New Roman" w:cs="Times New Roman"/>
          <w:sz w:val="24"/>
          <w:szCs w:val="24"/>
        </w:rPr>
        <w:t>ferences in network measures. The</w:t>
      </w:r>
      <w:r w:rsidRPr="005559F5">
        <w:rPr>
          <w:rFonts w:ascii="Times New Roman" w:hAnsi="Times New Roman" w:cs="Times New Roman"/>
          <w:sz w:val="24"/>
          <w:szCs w:val="24"/>
        </w:rPr>
        <w:t xml:space="preserve"> networks </w:t>
      </w:r>
      <w:r>
        <w:rPr>
          <w:rFonts w:ascii="Times New Roman" w:hAnsi="Times New Roman" w:cs="Times New Roman"/>
          <w:sz w:val="24"/>
          <w:szCs w:val="24"/>
        </w:rPr>
        <w:t>are</w:t>
      </w:r>
      <w:r w:rsidRPr="005559F5">
        <w:rPr>
          <w:rFonts w:ascii="Times New Roman" w:hAnsi="Times New Roman" w:cs="Times New Roman"/>
          <w:sz w:val="24"/>
          <w:szCs w:val="24"/>
        </w:rPr>
        <w:t xml:space="preserve"> organ</w:t>
      </w:r>
      <w:r>
        <w:rPr>
          <w:rFonts w:ascii="Times New Roman" w:hAnsi="Times New Roman" w:cs="Times New Roman"/>
          <w:sz w:val="24"/>
          <w:szCs w:val="24"/>
        </w:rPr>
        <w:t xml:space="preserve">ized into groups because of the statistical </w:t>
      </w:r>
      <w:r w:rsidRPr="005559F5">
        <w:rPr>
          <w:rFonts w:ascii="Times New Roman" w:hAnsi="Times New Roman" w:cs="Times New Roman"/>
          <w:sz w:val="24"/>
          <w:szCs w:val="24"/>
        </w:rPr>
        <w:t>constraints</w:t>
      </w:r>
      <w:r>
        <w:rPr>
          <w:rFonts w:ascii="Times New Roman" w:hAnsi="Times New Roman" w:cs="Times New Roman"/>
          <w:sz w:val="24"/>
          <w:szCs w:val="24"/>
        </w:rPr>
        <w:t xml:space="preserve"> associated with measuring individual networks in a sample. To date</w:t>
      </w:r>
      <w:r w:rsidRPr="005559F5">
        <w:rPr>
          <w:rFonts w:ascii="Times New Roman" w:hAnsi="Times New Roman" w:cs="Times New Roman"/>
          <w:sz w:val="24"/>
          <w:szCs w:val="24"/>
        </w:rPr>
        <w:t xml:space="preserve">, there </w:t>
      </w:r>
      <w:r>
        <w:rPr>
          <w:rFonts w:ascii="Times New Roman" w:hAnsi="Times New Roman" w:cs="Times New Roman"/>
          <w:sz w:val="24"/>
          <w:szCs w:val="24"/>
        </w:rPr>
        <w:lastRenderedPageBreak/>
        <w:t>isn’t</w:t>
      </w:r>
      <w:r w:rsidRPr="005559F5">
        <w:rPr>
          <w:rFonts w:ascii="Times New Roman" w:hAnsi="Times New Roman" w:cs="Times New Roman"/>
          <w:sz w:val="24"/>
          <w:szCs w:val="24"/>
        </w:rPr>
        <w:t xml:space="preserve"> an analytical method develop</w:t>
      </w:r>
      <w:r>
        <w:rPr>
          <w:rFonts w:ascii="Times New Roman" w:hAnsi="Times New Roman" w:cs="Times New Roman"/>
          <w:sz w:val="24"/>
          <w:szCs w:val="24"/>
        </w:rPr>
        <w:t>ed that is</w:t>
      </w:r>
      <w:r w:rsidRPr="005559F5">
        <w:rPr>
          <w:rFonts w:ascii="Times New Roman" w:hAnsi="Times New Roman" w:cs="Times New Roman"/>
          <w:sz w:val="24"/>
          <w:szCs w:val="24"/>
        </w:rPr>
        <w:t xml:space="preserve"> </w:t>
      </w:r>
      <w:r>
        <w:rPr>
          <w:rFonts w:ascii="Times New Roman" w:hAnsi="Times New Roman" w:cs="Times New Roman"/>
          <w:sz w:val="24"/>
          <w:szCs w:val="24"/>
        </w:rPr>
        <w:t xml:space="preserve">able to look at continuous linear differences in individual differences </w:t>
      </w:r>
      <w:r w:rsidRPr="005559F5">
        <w:rPr>
          <w:rFonts w:ascii="Times New Roman" w:hAnsi="Times New Roman" w:cs="Times New Roman"/>
          <w:sz w:val="24"/>
          <w:szCs w:val="24"/>
        </w:rPr>
        <w:t>o</w:t>
      </w:r>
      <w:r>
        <w:rPr>
          <w:rFonts w:ascii="Times New Roman" w:hAnsi="Times New Roman" w:cs="Times New Roman"/>
          <w:sz w:val="24"/>
          <w:szCs w:val="24"/>
        </w:rPr>
        <w:t>f semantic structure.</w:t>
      </w:r>
    </w:p>
    <w:p w14:paraId="04B5BCC3" w14:textId="77777777" w:rsidR="00E473BB" w:rsidRPr="006C36FC" w:rsidRDefault="00E473BB" w:rsidP="006C36F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Based on the evidence presented above, executive and associative processes of cognition have differential influence on the structure and organization of semantic memory. Because of openness’ relationship with this these processes, it’s expected that people scoring in low, middle, and high groups of openness will have varying semantic structures. In line with previous semantic network research on creativity and intelligence, I expect those high in openness will have the most flexible semantic networks, which will be quantified as having a higher small-worldness measure, and lower modularity and ASPL measures. Conversely, I expect that people low in openness to experience will have the opposite results: a lower S, and higher Q and ASPL values. In this sense, the high openness group will have a broader, more interconnected network and the low openness group will be more secular and rigid. Although the clustering coefficient has mathematical significance for the small-worldness measurement, I do not expect this to contribute to differences on that measure. Therefore, I expect that any differences observed for CC will be small and negligible. If there is to be a difference on CC, I would expect the low and the high openness groups to have a small, significant effect. The middle openness group is not expected to significantly differ with high or low openness groups on any specific measures and will be used to analyze any stepwise effects. I expect there to be stepwise differences between groups such that small-worldness will increase from low to high openness. Similarly, I predict there will be stepwise decreases for Q and ASPL measures starting from the low to high openness group. Finally, because creative networks have shorter average path lengths, the diameter of the network becomes shorter. Therefore, I predict there will be a difference in diameter for low (larger D) and high openness (smaller D) groups. In conclusion, the structure of </w:t>
      </w:r>
      <w:r>
        <w:rPr>
          <w:rFonts w:ascii="Times New Roman" w:hAnsi="Times New Roman" w:cs="Times New Roman"/>
          <w:sz w:val="24"/>
          <w:szCs w:val="24"/>
        </w:rPr>
        <w:lastRenderedPageBreak/>
        <w:t>each group-level of openness is expected to increase in terms of network efficiency (structure and associativity) and become more flexible in organization.</w:t>
      </w:r>
    </w:p>
    <w:p w14:paraId="4B1733F8" w14:textId="77777777" w:rsidR="00E473BB" w:rsidRDefault="00E473BB" w:rsidP="006D2316">
      <w:pPr>
        <w:spacing w:line="480" w:lineRule="auto"/>
        <w:rPr>
          <w:rFonts w:ascii="Times New Roman" w:hAnsi="Times New Roman" w:cs="Times New Roman"/>
          <w:b/>
          <w:sz w:val="24"/>
          <w:szCs w:val="24"/>
        </w:rPr>
      </w:pPr>
      <w:r w:rsidRPr="007A4C45">
        <w:rPr>
          <w:rFonts w:ascii="Times New Roman" w:hAnsi="Times New Roman" w:cs="Times New Roman"/>
          <w:b/>
          <w:sz w:val="24"/>
          <w:szCs w:val="24"/>
        </w:rPr>
        <w:t>Method</w:t>
      </w:r>
    </w:p>
    <w:p w14:paraId="54319499" w14:textId="77777777" w:rsidR="00E473BB" w:rsidRPr="001D3A52" w:rsidRDefault="00E473BB" w:rsidP="006D2316">
      <w:pPr>
        <w:spacing w:line="480" w:lineRule="auto"/>
        <w:rPr>
          <w:rFonts w:ascii="Times New Roman" w:hAnsi="Times New Roman" w:cs="Times New Roman"/>
          <w:i/>
          <w:sz w:val="24"/>
          <w:szCs w:val="24"/>
        </w:rPr>
      </w:pPr>
      <w:r>
        <w:rPr>
          <w:rFonts w:ascii="Times New Roman" w:hAnsi="Times New Roman" w:cs="Times New Roman"/>
          <w:i/>
          <w:sz w:val="24"/>
          <w:szCs w:val="24"/>
        </w:rPr>
        <w:t>Participants</w:t>
      </w:r>
    </w:p>
    <w:p w14:paraId="0D1E93D1" w14:textId="77777777" w:rsidR="00E473BB" w:rsidRPr="005559F5" w:rsidRDefault="00E473BB" w:rsidP="001D3A52">
      <w:pPr>
        <w:spacing w:line="480" w:lineRule="auto"/>
        <w:rPr>
          <w:rFonts w:ascii="Times New Roman" w:hAnsi="Times New Roman" w:cs="Times New Roman"/>
          <w:sz w:val="24"/>
          <w:szCs w:val="24"/>
        </w:rPr>
      </w:pPr>
      <w:r w:rsidRPr="005559F5">
        <w:rPr>
          <w:rFonts w:ascii="Times New Roman" w:hAnsi="Times New Roman" w:cs="Times New Roman"/>
          <w:sz w:val="24"/>
          <w:szCs w:val="24"/>
        </w:rPr>
        <w:t>The total sample of 600 people will include about 300 people from existing data sets collected at UNCG and 2 studies of about 150 people that will be collected. The existing data sets use the same personality and verbal fluency measures as the 2 samples that will be collected.</w:t>
      </w:r>
    </w:p>
    <w:p w14:paraId="6919716B" w14:textId="77777777" w:rsidR="00E473BB" w:rsidRPr="005559F5" w:rsidRDefault="00E473BB" w:rsidP="001D3A52">
      <w:pPr>
        <w:spacing w:line="480" w:lineRule="auto"/>
        <w:rPr>
          <w:rFonts w:ascii="Times New Roman" w:hAnsi="Times New Roman" w:cs="Times New Roman"/>
          <w:sz w:val="24"/>
          <w:szCs w:val="24"/>
        </w:rPr>
      </w:pPr>
      <w:r>
        <w:rPr>
          <w:rFonts w:ascii="Times New Roman" w:hAnsi="Times New Roman" w:cs="Times New Roman"/>
          <w:sz w:val="24"/>
          <w:szCs w:val="24"/>
        </w:rPr>
        <w:tab/>
        <w:t>The first</w:t>
      </w:r>
      <w:r w:rsidRPr="005559F5">
        <w:rPr>
          <w:rFonts w:ascii="Times New Roman" w:hAnsi="Times New Roman" w:cs="Times New Roman"/>
          <w:sz w:val="24"/>
          <w:szCs w:val="24"/>
        </w:rPr>
        <w:t xml:space="preserve"> study will recruit participants through UNCG’s research pool. Participants will be primarily young adults taking psychology courses. About 150 people will be collected from this sample. </w:t>
      </w:r>
    </w:p>
    <w:p w14:paraId="1021146E" w14:textId="77777777" w:rsidR="00E473BB" w:rsidRPr="005559F5" w:rsidRDefault="00E473BB" w:rsidP="001D3A52">
      <w:pPr>
        <w:spacing w:line="480" w:lineRule="auto"/>
        <w:ind w:firstLine="720"/>
        <w:rPr>
          <w:rFonts w:ascii="Times New Roman" w:hAnsi="Times New Roman" w:cs="Times New Roman"/>
          <w:sz w:val="24"/>
          <w:szCs w:val="24"/>
        </w:rPr>
      </w:pPr>
      <w:r>
        <w:rPr>
          <w:rFonts w:ascii="Times New Roman" w:hAnsi="Times New Roman" w:cs="Times New Roman"/>
          <w:sz w:val="24"/>
          <w:szCs w:val="24"/>
        </w:rPr>
        <w:t>Another</w:t>
      </w:r>
      <w:r w:rsidRPr="005559F5">
        <w:rPr>
          <w:rFonts w:ascii="Times New Roman" w:hAnsi="Times New Roman" w:cs="Times New Roman"/>
          <w:sz w:val="24"/>
          <w:szCs w:val="24"/>
        </w:rPr>
        <w:t xml:space="preserve"> sample will </w:t>
      </w:r>
      <w:r>
        <w:rPr>
          <w:rFonts w:ascii="Times New Roman" w:hAnsi="Times New Roman" w:cs="Times New Roman"/>
          <w:sz w:val="24"/>
          <w:szCs w:val="24"/>
        </w:rPr>
        <w:t xml:space="preserve">be collected from </w:t>
      </w:r>
      <w:r w:rsidRPr="005559F5">
        <w:rPr>
          <w:rFonts w:ascii="Times New Roman" w:hAnsi="Times New Roman" w:cs="Times New Roman"/>
          <w:sz w:val="24"/>
          <w:szCs w:val="24"/>
        </w:rPr>
        <w:t xml:space="preserve">an ongoing fMRI study </w:t>
      </w:r>
      <w:r>
        <w:rPr>
          <w:rFonts w:ascii="Times New Roman" w:hAnsi="Times New Roman" w:cs="Times New Roman"/>
          <w:sz w:val="24"/>
          <w:szCs w:val="24"/>
        </w:rPr>
        <w:t xml:space="preserve">that is </w:t>
      </w:r>
      <w:r w:rsidRPr="005559F5">
        <w:rPr>
          <w:rFonts w:ascii="Times New Roman" w:hAnsi="Times New Roman" w:cs="Times New Roman"/>
          <w:sz w:val="24"/>
          <w:szCs w:val="24"/>
        </w:rPr>
        <w:t>expected to recruit approximately 150 people. People will be recruited using fliers around campus and local newspaper ads describing an fMRI study on creativity. People will be compensated with $100 for completion of the study. Exclusion criteria for the study includes: must be right-handed, no past psychiatric disorder, and they are not currently being prescribed any medication. People will also be excluded if any of these restrictions were met or if they were unable to complete the neuroimaging procedures (e.g.</w:t>
      </w:r>
      <w:r>
        <w:rPr>
          <w:rFonts w:ascii="Times New Roman" w:hAnsi="Times New Roman" w:cs="Times New Roman"/>
          <w:sz w:val="24"/>
          <w:szCs w:val="24"/>
        </w:rPr>
        <w:t>,</w:t>
      </w:r>
      <w:r w:rsidRPr="005559F5">
        <w:rPr>
          <w:rFonts w:ascii="Times New Roman" w:hAnsi="Times New Roman" w:cs="Times New Roman"/>
          <w:sz w:val="24"/>
          <w:szCs w:val="24"/>
        </w:rPr>
        <w:t xml:space="preserve"> magn</w:t>
      </w:r>
      <w:r>
        <w:rPr>
          <w:rFonts w:ascii="Times New Roman" w:hAnsi="Times New Roman" w:cs="Times New Roman"/>
          <w:sz w:val="24"/>
          <w:szCs w:val="24"/>
        </w:rPr>
        <w:t>etic clips, claustrophobia</w:t>
      </w:r>
      <w:r w:rsidRPr="005559F5">
        <w:rPr>
          <w:rFonts w:ascii="Times New Roman" w:hAnsi="Times New Roman" w:cs="Times New Roman"/>
          <w:sz w:val="24"/>
          <w:szCs w:val="24"/>
        </w:rPr>
        <w:t>). People will be adults drawn from the community and student population at the University of North Carolina</w:t>
      </w:r>
      <w:r>
        <w:rPr>
          <w:rFonts w:ascii="Times New Roman" w:hAnsi="Times New Roman" w:cs="Times New Roman"/>
          <w:sz w:val="24"/>
          <w:szCs w:val="24"/>
        </w:rPr>
        <w:t xml:space="preserve"> at Greensboro</w:t>
      </w:r>
      <w:r w:rsidRPr="005559F5">
        <w:rPr>
          <w:rFonts w:ascii="Times New Roman" w:hAnsi="Times New Roman" w:cs="Times New Roman"/>
          <w:sz w:val="24"/>
          <w:szCs w:val="24"/>
        </w:rPr>
        <w:t>. This sample will</w:t>
      </w:r>
      <w:r>
        <w:rPr>
          <w:rFonts w:ascii="Times New Roman" w:hAnsi="Times New Roman" w:cs="Times New Roman"/>
          <w:sz w:val="24"/>
          <w:szCs w:val="24"/>
        </w:rPr>
        <w:t xml:space="preserve"> also specifically recruit art, music, and science </w:t>
      </w:r>
      <w:r w:rsidRPr="005559F5">
        <w:rPr>
          <w:rFonts w:ascii="Times New Roman" w:hAnsi="Times New Roman" w:cs="Times New Roman"/>
          <w:sz w:val="24"/>
          <w:szCs w:val="24"/>
        </w:rPr>
        <w:t>majors to increase the sample’s p</w:t>
      </w:r>
      <w:r>
        <w:rPr>
          <w:rFonts w:ascii="Times New Roman" w:hAnsi="Times New Roman" w:cs="Times New Roman"/>
          <w:sz w:val="24"/>
          <w:szCs w:val="24"/>
        </w:rPr>
        <w:t>opulation of creative</w:t>
      </w:r>
      <w:r w:rsidRPr="005559F5">
        <w:rPr>
          <w:rFonts w:ascii="Times New Roman" w:hAnsi="Times New Roman" w:cs="Times New Roman"/>
          <w:sz w:val="24"/>
          <w:szCs w:val="24"/>
        </w:rPr>
        <w:t xml:space="preserve"> domain</w:t>
      </w:r>
      <w:r>
        <w:rPr>
          <w:rFonts w:ascii="Times New Roman" w:hAnsi="Times New Roman" w:cs="Times New Roman"/>
          <w:sz w:val="24"/>
          <w:szCs w:val="24"/>
        </w:rPr>
        <w:t>s.</w:t>
      </w:r>
    </w:p>
    <w:p w14:paraId="60196B6B" w14:textId="77777777" w:rsidR="00E473BB" w:rsidRDefault="00E473BB" w:rsidP="001D3A52">
      <w:pPr>
        <w:spacing w:line="480" w:lineRule="auto"/>
        <w:rPr>
          <w:rFonts w:ascii="Times New Roman" w:hAnsi="Times New Roman" w:cs="Times New Roman"/>
          <w:i/>
          <w:sz w:val="24"/>
          <w:szCs w:val="24"/>
        </w:rPr>
      </w:pPr>
      <w:r>
        <w:rPr>
          <w:rFonts w:ascii="Times New Roman" w:hAnsi="Times New Roman" w:cs="Times New Roman"/>
          <w:i/>
          <w:sz w:val="24"/>
          <w:szCs w:val="24"/>
        </w:rPr>
        <w:t>Materials</w:t>
      </w:r>
    </w:p>
    <w:p w14:paraId="4A3ACF32" w14:textId="77777777" w:rsidR="00E473BB" w:rsidRPr="00C57092" w:rsidRDefault="00E473BB" w:rsidP="00002525">
      <w:pPr>
        <w:spacing w:line="480" w:lineRule="auto"/>
        <w:ind w:firstLine="720"/>
        <w:rPr>
          <w:rFonts w:ascii="Times New Roman" w:hAnsi="Times New Roman" w:cs="Times New Roman"/>
          <w:i/>
          <w:sz w:val="24"/>
          <w:szCs w:val="24"/>
        </w:rPr>
      </w:pPr>
      <w:r w:rsidRPr="005559F5">
        <w:rPr>
          <w:rFonts w:ascii="Times New Roman" w:hAnsi="Times New Roman" w:cs="Times New Roman"/>
          <w:b/>
          <w:sz w:val="24"/>
          <w:szCs w:val="24"/>
        </w:rPr>
        <w:lastRenderedPageBreak/>
        <w:t>Openness</w:t>
      </w:r>
      <w:r>
        <w:rPr>
          <w:rFonts w:ascii="Times New Roman" w:hAnsi="Times New Roman" w:cs="Times New Roman"/>
          <w:b/>
          <w:sz w:val="24"/>
          <w:szCs w:val="24"/>
        </w:rPr>
        <w:t xml:space="preserve">. </w:t>
      </w:r>
      <w:r>
        <w:rPr>
          <w:rFonts w:ascii="Times New Roman" w:hAnsi="Times New Roman" w:cs="Times New Roman"/>
          <w:sz w:val="24"/>
          <w:szCs w:val="24"/>
        </w:rPr>
        <w:t>Across the samples, two personality</w:t>
      </w:r>
      <w:r w:rsidRPr="005559F5">
        <w:rPr>
          <w:rFonts w:ascii="Times New Roman" w:hAnsi="Times New Roman" w:cs="Times New Roman"/>
          <w:sz w:val="24"/>
          <w:szCs w:val="24"/>
        </w:rPr>
        <w:t xml:space="preserve"> scales—NEO-FFI-3 and NEO-PI-3—will be used to measure openness to experience.</w:t>
      </w:r>
      <w:r>
        <w:rPr>
          <w:rFonts w:ascii="Times New Roman" w:hAnsi="Times New Roman" w:cs="Times New Roman"/>
          <w:sz w:val="24"/>
          <w:szCs w:val="24"/>
        </w:rPr>
        <w:t xml:space="preserve"> The NEO-FFI-3 is a shortened version of the NEO-PI-3. </w:t>
      </w:r>
      <w:r w:rsidRPr="005559F5">
        <w:rPr>
          <w:rFonts w:ascii="Times New Roman" w:hAnsi="Times New Roman" w:cs="Times New Roman"/>
          <w:sz w:val="24"/>
          <w:szCs w:val="24"/>
        </w:rPr>
        <w:t xml:space="preserve">The NEO-FFI-3 openness has good internal reliability </w:t>
      </w:r>
      <w:r>
        <w:rPr>
          <w:rFonts w:ascii="Times New Roman" w:hAnsi="Times New Roman" w:cs="Times New Roman"/>
          <w:sz w:val="24"/>
          <w:szCs w:val="24"/>
        </w:rPr>
        <w:t xml:space="preserve">for openness </w:t>
      </w:r>
      <w:r w:rsidRPr="005559F5">
        <w:rPr>
          <w:rFonts w:ascii="Times New Roman" w:hAnsi="Times New Roman" w:cs="Times New Roman"/>
          <w:sz w:val="24"/>
          <w:szCs w:val="24"/>
        </w:rPr>
        <w:t xml:space="preserve">(self-report α = .78, informant α = .78) when compared with the NEO-PI-3 </w:t>
      </w:r>
      <w:r>
        <w:rPr>
          <w:rFonts w:ascii="Times New Roman" w:hAnsi="Times New Roman" w:cs="Times New Roman"/>
          <w:noProof/>
          <w:sz w:val="24"/>
          <w:szCs w:val="24"/>
        </w:rPr>
        <w:t>(McCrae &amp; Costa, 2007)</w:t>
      </w:r>
      <w:r w:rsidRPr="005559F5">
        <w:rPr>
          <w:rFonts w:ascii="Times New Roman" w:hAnsi="Times New Roman" w:cs="Times New Roman"/>
          <w:sz w:val="24"/>
          <w:szCs w:val="24"/>
        </w:rPr>
        <w:t>.</w:t>
      </w:r>
      <w:r>
        <w:rPr>
          <w:rFonts w:ascii="Times New Roman" w:hAnsi="Times New Roman" w:cs="Times New Roman"/>
          <w:sz w:val="24"/>
          <w:szCs w:val="24"/>
        </w:rPr>
        <w:t xml:space="preserve"> The NEO-FFI-3 uses two items per facet—</w:t>
      </w:r>
      <w:r w:rsidRPr="0000325B">
        <w:rPr>
          <w:rFonts w:ascii="Times New Roman" w:hAnsi="Times New Roman" w:cs="Times New Roman"/>
          <w:i/>
          <w:sz w:val="24"/>
          <w:szCs w:val="24"/>
        </w:rPr>
        <w:t xml:space="preserve"> </w:t>
      </w:r>
      <w:r w:rsidRPr="005559F5">
        <w:rPr>
          <w:rFonts w:ascii="Times New Roman" w:hAnsi="Times New Roman" w:cs="Times New Roman"/>
          <w:i/>
          <w:sz w:val="24"/>
          <w:szCs w:val="24"/>
        </w:rPr>
        <w:t xml:space="preserve">ideas, </w:t>
      </w:r>
      <w:r>
        <w:rPr>
          <w:rFonts w:ascii="Times New Roman" w:hAnsi="Times New Roman" w:cs="Times New Roman"/>
          <w:i/>
          <w:sz w:val="24"/>
          <w:szCs w:val="24"/>
        </w:rPr>
        <w:t>values, fantasy, action, depth,</w:t>
      </w:r>
      <w:r w:rsidRPr="005559F5">
        <w:rPr>
          <w:rFonts w:ascii="Times New Roman" w:hAnsi="Times New Roman" w:cs="Times New Roman"/>
          <w:sz w:val="24"/>
          <w:szCs w:val="24"/>
        </w:rPr>
        <w:t xml:space="preserve"> </w:t>
      </w:r>
      <w:r w:rsidRPr="005559F5">
        <w:rPr>
          <w:rFonts w:ascii="Times New Roman" w:hAnsi="Times New Roman" w:cs="Times New Roman"/>
          <w:i/>
          <w:sz w:val="24"/>
          <w:szCs w:val="24"/>
        </w:rPr>
        <w:t>aesthetics</w:t>
      </w:r>
      <w:r>
        <w:rPr>
          <w:rFonts w:ascii="Times New Roman" w:hAnsi="Times New Roman" w:cs="Times New Roman"/>
          <w:i/>
          <w:sz w:val="24"/>
          <w:szCs w:val="24"/>
        </w:rPr>
        <w:t>—</w:t>
      </w:r>
      <w:r>
        <w:rPr>
          <w:rFonts w:ascii="Times New Roman" w:hAnsi="Times New Roman" w:cs="Times New Roman"/>
          <w:sz w:val="24"/>
          <w:szCs w:val="24"/>
        </w:rPr>
        <w:t xml:space="preserve">for 12 items and the NEO-PI-3 has six items per facet for 48 items. Both measurements include items like </w:t>
      </w:r>
      <w:r w:rsidRPr="00C57092">
        <w:rPr>
          <w:rFonts w:ascii="Times New Roman" w:hAnsi="Times New Roman" w:cs="Times New Roman"/>
          <w:i/>
          <w:sz w:val="24"/>
          <w:szCs w:val="24"/>
        </w:rPr>
        <w:t>I think it's interesting t</w:t>
      </w:r>
      <w:r>
        <w:rPr>
          <w:rFonts w:ascii="Times New Roman" w:hAnsi="Times New Roman" w:cs="Times New Roman"/>
          <w:i/>
          <w:sz w:val="24"/>
          <w:szCs w:val="24"/>
        </w:rPr>
        <w:t>o learn and develop new hobbies</w:t>
      </w:r>
      <w:r>
        <w:rPr>
          <w:rFonts w:ascii="Times New Roman" w:hAnsi="Times New Roman" w:cs="Times New Roman"/>
          <w:sz w:val="24"/>
          <w:szCs w:val="24"/>
        </w:rPr>
        <w:t xml:space="preserve"> and </w:t>
      </w:r>
      <w:r w:rsidRPr="009E3823">
        <w:rPr>
          <w:rFonts w:ascii="Times New Roman" w:hAnsi="Times New Roman" w:cs="Times New Roman"/>
          <w:i/>
          <w:sz w:val="24"/>
          <w:szCs w:val="24"/>
        </w:rPr>
        <w:t>I often enjoy playing with theories or abstract ideas</w:t>
      </w:r>
      <w:r w:rsidRPr="00C57092">
        <w:rPr>
          <w:rFonts w:ascii="Times New Roman" w:hAnsi="Times New Roman" w:cs="Times New Roman"/>
          <w:sz w:val="24"/>
          <w:szCs w:val="24"/>
        </w:rPr>
        <w:t>.</w:t>
      </w:r>
      <w:r>
        <w:rPr>
          <w:rFonts w:ascii="Times New Roman" w:hAnsi="Times New Roman" w:cs="Times New Roman"/>
          <w:sz w:val="24"/>
          <w:szCs w:val="24"/>
        </w:rPr>
        <w:t xml:space="preserve"> </w:t>
      </w:r>
      <w:r w:rsidRPr="005559F5">
        <w:rPr>
          <w:rFonts w:ascii="Times New Roman" w:hAnsi="Times New Roman" w:cs="Times New Roman"/>
          <w:sz w:val="24"/>
          <w:szCs w:val="24"/>
        </w:rPr>
        <w:t>People will respond using a 5-point likert scale ranging from 1 (</w:t>
      </w:r>
      <w:r w:rsidRPr="005559F5">
        <w:rPr>
          <w:rFonts w:ascii="Times New Roman" w:hAnsi="Times New Roman" w:cs="Times New Roman"/>
          <w:i/>
          <w:sz w:val="24"/>
          <w:szCs w:val="24"/>
        </w:rPr>
        <w:t>Strongly Disagree</w:t>
      </w:r>
      <w:r w:rsidRPr="005559F5">
        <w:rPr>
          <w:rFonts w:ascii="Times New Roman" w:hAnsi="Times New Roman" w:cs="Times New Roman"/>
          <w:sz w:val="24"/>
          <w:szCs w:val="24"/>
        </w:rPr>
        <w:t>) to 5 (</w:t>
      </w:r>
      <w:r w:rsidRPr="005559F5">
        <w:rPr>
          <w:rFonts w:ascii="Times New Roman" w:hAnsi="Times New Roman" w:cs="Times New Roman"/>
          <w:i/>
          <w:sz w:val="24"/>
          <w:szCs w:val="24"/>
        </w:rPr>
        <w:t>Strongly Agree</w:t>
      </w:r>
      <w:r>
        <w:rPr>
          <w:rFonts w:ascii="Times New Roman" w:hAnsi="Times New Roman" w:cs="Times New Roman"/>
          <w:sz w:val="24"/>
          <w:szCs w:val="24"/>
        </w:rPr>
        <w:t>). Because all of the questions used in the NEO-FFI-3 are used in the NEO-PI-3, these scales will be used interchangeably to form a composite openness score.</w:t>
      </w:r>
    </w:p>
    <w:p w14:paraId="4D2B9D83" w14:textId="77777777" w:rsidR="00E473BB" w:rsidRPr="005559F5" w:rsidRDefault="00E473BB" w:rsidP="00002525">
      <w:pPr>
        <w:spacing w:line="480" w:lineRule="auto"/>
        <w:ind w:firstLine="720"/>
        <w:rPr>
          <w:rFonts w:ascii="Times New Roman" w:hAnsi="Times New Roman" w:cs="Times New Roman"/>
          <w:sz w:val="24"/>
          <w:szCs w:val="24"/>
        </w:rPr>
      </w:pPr>
      <w:r>
        <w:rPr>
          <w:rFonts w:ascii="Times New Roman" w:hAnsi="Times New Roman" w:cs="Times New Roman"/>
          <w:b/>
          <w:sz w:val="24"/>
          <w:szCs w:val="24"/>
        </w:rPr>
        <w:t>Verbal F</w:t>
      </w:r>
      <w:r w:rsidRPr="005559F5">
        <w:rPr>
          <w:rFonts w:ascii="Times New Roman" w:hAnsi="Times New Roman" w:cs="Times New Roman"/>
          <w:b/>
          <w:sz w:val="24"/>
          <w:szCs w:val="24"/>
        </w:rPr>
        <w:t>luency</w:t>
      </w:r>
      <w:r>
        <w:rPr>
          <w:rFonts w:ascii="Times New Roman" w:hAnsi="Times New Roman" w:cs="Times New Roman"/>
          <w:sz w:val="24"/>
          <w:szCs w:val="24"/>
        </w:rPr>
        <w:t xml:space="preserve">. </w:t>
      </w:r>
      <w:r w:rsidRPr="005559F5">
        <w:rPr>
          <w:rFonts w:ascii="Times New Roman" w:hAnsi="Times New Roman" w:cs="Times New Roman"/>
          <w:sz w:val="24"/>
          <w:szCs w:val="24"/>
        </w:rPr>
        <w:t xml:space="preserve">To assess semantic associations, we will use two verbal fluency tasks: </w:t>
      </w:r>
      <w:r w:rsidRPr="005559F5">
        <w:rPr>
          <w:rFonts w:ascii="Times New Roman" w:hAnsi="Times New Roman" w:cs="Times New Roman"/>
          <w:i/>
          <w:sz w:val="24"/>
          <w:szCs w:val="24"/>
        </w:rPr>
        <w:t>fruits and vege</w:t>
      </w:r>
      <w:r>
        <w:rPr>
          <w:rFonts w:ascii="Times New Roman" w:hAnsi="Times New Roman" w:cs="Times New Roman"/>
          <w:i/>
          <w:sz w:val="24"/>
          <w:szCs w:val="24"/>
        </w:rPr>
        <w:t xml:space="preserve">tables </w:t>
      </w:r>
      <w:r w:rsidRPr="005559F5">
        <w:rPr>
          <w:rFonts w:ascii="Times New Roman" w:hAnsi="Times New Roman" w:cs="Times New Roman"/>
          <w:sz w:val="24"/>
          <w:szCs w:val="24"/>
        </w:rPr>
        <w:t xml:space="preserve">and </w:t>
      </w:r>
      <w:r w:rsidRPr="005559F5">
        <w:rPr>
          <w:rFonts w:ascii="Times New Roman" w:hAnsi="Times New Roman" w:cs="Times New Roman"/>
          <w:i/>
          <w:sz w:val="24"/>
          <w:szCs w:val="24"/>
        </w:rPr>
        <w:t>animals</w:t>
      </w:r>
      <w:r w:rsidRPr="005559F5">
        <w:rPr>
          <w:rFonts w:ascii="Times New Roman" w:hAnsi="Times New Roman" w:cs="Times New Roman"/>
          <w:sz w:val="24"/>
          <w:szCs w:val="24"/>
        </w:rPr>
        <w:t>. People will be asked to generate as many wo</w:t>
      </w:r>
      <w:r>
        <w:rPr>
          <w:rFonts w:ascii="Times New Roman" w:hAnsi="Times New Roman" w:cs="Times New Roman"/>
          <w:sz w:val="24"/>
          <w:szCs w:val="24"/>
        </w:rPr>
        <w:t>rds in the prompted categories for</w:t>
      </w:r>
      <w:r w:rsidRPr="005559F5">
        <w:rPr>
          <w:rFonts w:ascii="Times New Roman" w:hAnsi="Times New Roman" w:cs="Times New Roman"/>
          <w:sz w:val="24"/>
          <w:szCs w:val="24"/>
        </w:rPr>
        <w:t xml:space="preserve"> one minute. Each task will be scored for number of responses, excluding invalid responses, repetition, and variations on roots. These responses will be used to form the adjacency matrix that was discussed earlier. Us</w:t>
      </w:r>
      <w:r>
        <w:rPr>
          <w:rFonts w:ascii="Times New Roman" w:hAnsi="Times New Roman" w:cs="Times New Roman"/>
          <w:sz w:val="24"/>
          <w:szCs w:val="24"/>
        </w:rPr>
        <w:t>ing two fluency tasks allows us</w:t>
      </w:r>
      <w:r w:rsidRPr="005559F5">
        <w:rPr>
          <w:rFonts w:ascii="Times New Roman" w:hAnsi="Times New Roman" w:cs="Times New Roman"/>
          <w:sz w:val="24"/>
          <w:szCs w:val="24"/>
        </w:rPr>
        <w:t xml:space="preserve"> to compare two different network structures within each group. Therefore, we will have two examples to compare. This will allow comparison network measures in two different networks.</w:t>
      </w:r>
    </w:p>
    <w:p w14:paraId="1D467718" w14:textId="77777777" w:rsidR="00E473BB" w:rsidRPr="001D3A52" w:rsidRDefault="00E473BB" w:rsidP="00002525">
      <w:pPr>
        <w:spacing w:line="480" w:lineRule="auto"/>
        <w:ind w:firstLine="720"/>
        <w:rPr>
          <w:rFonts w:ascii="Times New Roman" w:hAnsi="Times New Roman" w:cs="Times New Roman"/>
          <w:b/>
          <w:sz w:val="24"/>
          <w:szCs w:val="24"/>
        </w:rPr>
      </w:pPr>
      <w:r w:rsidRPr="005559F5">
        <w:rPr>
          <w:rFonts w:ascii="Times New Roman" w:hAnsi="Times New Roman" w:cs="Times New Roman"/>
          <w:b/>
          <w:sz w:val="24"/>
          <w:szCs w:val="24"/>
        </w:rPr>
        <w:t>Construction of Experimental Groups</w:t>
      </w:r>
      <w:r>
        <w:rPr>
          <w:rFonts w:ascii="Times New Roman" w:hAnsi="Times New Roman" w:cs="Times New Roman"/>
          <w:b/>
          <w:sz w:val="24"/>
          <w:szCs w:val="24"/>
        </w:rPr>
        <w:t xml:space="preserve">. </w:t>
      </w:r>
      <w:r w:rsidRPr="005559F5">
        <w:rPr>
          <w:rFonts w:ascii="Times New Roman" w:hAnsi="Times New Roman" w:cs="Times New Roman"/>
          <w:sz w:val="24"/>
          <w:szCs w:val="24"/>
        </w:rPr>
        <w:t xml:space="preserve">People will be sorted according to their standardized score of openness to </w:t>
      </w:r>
      <w:r>
        <w:rPr>
          <w:rFonts w:ascii="Times New Roman" w:hAnsi="Times New Roman" w:cs="Times New Roman"/>
          <w:sz w:val="24"/>
          <w:szCs w:val="24"/>
        </w:rPr>
        <w:t>experience</w:t>
      </w:r>
      <w:r w:rsidRPr="005559F5">
        <w:rPr>
          <w:rFonts w:ascii="Times New Roman" w:hAnsi="Times New Roman" w:cs="Times New Roman"/>
          <w:sz w:val="24"/>
          <w:szCs w:val="24"/>
        </w:rPr>
        <w:t>. Three groups will be made from low Openness (</w:t>
      </w:r>
      <w:r>
        <w:rPr>
          <w:rFonts w:ascii="Times New Roman" w:hAnsi="Times New Roman" w:cs="Times New Roman"/>
          <w:i/>
          <w:sz w:val="24"/>
          <w:szCs w:val="24"/>
        </w:rPr>
        <w:t>n</w:t>
      </w:r>
      <w:r w:rsidRPr="005559F5">
        <w:rPr>
          <w:rFonts w:ascii="Times New Roman" w:hAnsi="Times New Roman" w:cs="Times New Roman"/>
          <w:i/>
          <w:sz w:val="24"/>
          <w:szCs w:val="24"/>
        </w:rPr>
        <w:t xml:space="preserve"> </w:t>
      </w:r>
      <w:r w:rsidRPr="005559F5">
        <w:rPr>
          <w:rFonts w:ascii="Times New Roman" w:hAnsi="Times New Roman" w:cs="Times New Roman"/>
          <w:sz w:val="24"/>
          <w:szCs w:val="24"/>
        </w:rPr>
        <w:t>=</w:t>
      </w:r>
      <w:r w:rsidRPr="005559F5">
        <w:rPr>
          <w:rFonts w:ascii="Times New Roman" w:hAnsi="Times New Roman" w:cs="Times New Roman"/>
          <w:i/>
          <w:sz w:val="24"/>
          <w:szCs w:val="24"/>
        </w:rPr>
        <w:t>150</w:t>
      </w:r>
      <w:r w:rsidRPr="005559F5">
        <w:rPr>
          <w:rFonts w:ascii="Times New Roman" w:hAnsi="Times New Roman" w:cs="Times New Roman"/>
          <w:sz w:val="24"/>
          <w:szCs w:val="24"/>
        </w:rPr>
        <w:t xml:space="preserve"> lowest scores), middle (</w:t>
      </w:r>
      <w:r w:rsidRPr="005559F5">
        <w:rPr>
          <w:rFonts w:ascii="Times New Roman" w:hAnsi="Times New Roman" w:cs="Times New Roman"/>
          <w:i/>
          <w:sz w:val="24"/>
          <w:szCs w:val="24"/>
        </w:rPr>
        <w:t>n</w:t>
      </w:r>
      <w:r w:rsidRPr="005559F5">
        <w:rPr>
          <w:rFonts w:ascii="Times New Roman" w:hAnsi="Times New Roman" w:cs="Times New Roman"/>
          <w:sz w:val="24"/>
          <w:szCs w:val="24"/>
        </w:rPr>
        <w:t xml:space="preserve"> = 150), and high (</w:t>
      </w:r>
      <w:r w:rsidRPr="005559F5">
        <w:rPr>
          <w:rFonts w:ascii="Times New Roman" w:hAnsi="Times New Roman" w:cs="Times New Roman"/>
          <w:i/>
          <w:sz w:val="24"/>
          <w:szCs w:val="24"/>
        </w:rPr>
        <w:t>n</w:t>
      </w:r>
      <w:r w:rsidRPr="005559F5">
        <w:rPr>
          <w:rFonts w:ascii="Times New Roman" w:hAnsi="Times New Roman" w:cs="Times New Roman"/>
          <w:sz w:val="24"/>
          <w:szCs w:val="24"/>
        </w:rPr>
        <w:t xml:space="preserve"> = 150 highest). This will give distinct cut-offs that allow for groups of equal sizes to be compared. This will leave 75 people remaining</w:t>
      </w:r>
      <w:r>
        <w:rPr>
          <w:rFonts w:ascii="Times New Roman" w:hAnsi="Times New Roman" w:cs="Times New Roman"/>
          <w:sz w:val="24"/>
          <w:szCs w:val="24"/>
        </w:rPr>
        <w:t xml:space="preserve"> each pair of</w:t>
      </w:r>
      <w:r w:rsidRPr="005559F5">
        <w:rPr>
          <w:rFonts w:ascii="Times New Roman" w:hAnsi="Times New Roman" w:cs="Times New Roman"/>
          <w:sz w:val="24"/>
          <w:szCs w:val="24"/>
        </w:rPr>
        <w:t xml:space="preserve"> between groups that will not contribute to word matrices o</w:t>
      </w:r>
      <w:r>
        <w:rPr>
          <w:rFonts w:ascii="Times New Roman" w:hAnsi="Times New Roman" w:cs="Times New Roman"/>
          <w:sz w:val="24"/>
          <w:szCs w:val="24"/>
        </w:rPr>
        <w:t xml:space="preserve">r group analysis. Partitioning openness into three groups instead of high and low groups like past research allows us to analyze </w:t>
      </w:r>
      <w:r>
        <w:rPr>
          <w:rFonts w:ascii="Times New Roman" w:hAnsi="Times New Roman" w:cs="Times New Roman"/>
          <w:sz w:val="24"/>
          <w:szCs w:val="24"/>
        </w:rPr>
        <w:lastRenderedPageBreak/>
        <w:t xml:space="preserve">stepwise effects. For example, </w:t>
      </w:r>
      <w:r w:rsidRPr="005559F5">
        <w:rPr>
          <w:rFonts w:ascii="Times New Roman" w:hAnsi="Times New Roman" w:cs="Times New Roman"/>
          <w:sz w:val="24"/>
          <w:szCs w:val="24"/>
        </w:rPr>
        <w:t>a consistent increase or</w:t>
      </w:r>
      <w:r>
        <w:rPr>
          <w:rFonts w:ascii="Times New Roman" w:hAnsi="Times New Roman" w:cs="Times New Roman"/>
          <w:sz w:val="24"/>
          <w:szCs w:val="24"/>
        </w:rPr>
        <w:t xml:space="preserve"> decrease in a network measure </w:t>
      </w:r>
      <w:r w:rsidRPr="005559F5">
        <w:rPr>
          <w:rFonts w:ascii="Times New Roman" w:hAnsi="Times New Roman" w:cs="Times New Roman"/>
          <w:sz w:val="24"/>
          <w:szCs w:val="24"/>
        </w:rPr>
        <w:t>would suggest a line</w:t>
      </w:r>
      <w:r>
        <w:rPr>
          <w:rFonts w:ascii="Times New Roman" w:hAnsi="Times New Roman" w:cs="Times New Roman"/>
          <w:sz w:val="24"/>
          <w:szCs w:val="24"/>
        </w:rPr>
        <w:t>ar relationship of that network measure and openness</w:t>
      </w:r>
      <w:r w:rsidRPr="005559F5">
        <w:rPr>
          <w:rFonts w:ascii="Times New Roman" w:hAnsi="Times New Roman" w:cs="Times New Roman"/>
          <w:sz w:val="24"/>
          <w:szCs w:val="24"/>
        </w:rPr>
        <w:t>.</w:t>
      </w:r>
    </w:p>
    <w:p w14:paraId="335398A7" w14:textId="77777777" w:rsidR="00E473BB" w:rsidRPr="005559F5" w:rsidRDefault="00E473BB" w:rsidP="00002525">
      <w:pPr>
        <w:spacing w:line="480" w:lineRule="auto"/>
        <w:ind w:firstLine="720"/>
        <w:rPr>
          <w:rFonts w:ascii="Times New Roman" w:hAnsi="Times New Roman" w:cs="Times New Roman"/>
          <w:sz w:val="24"/>
          <w:szCs w:val="24"/>
        </w:rPr>
      </w:pPr>
      <w:r w:rsidRPr="005559F5">
        <w:rPr>
          <w:rFonts w:ascii="Times New Roman" w:hAnsi="Times New Roman" w:cs="Times New Roman"/>
          <w:b/>
          <w:sz w:val="24"/>
          <w:szCs w:val="24"/>
        </w:rPr>
        <w:t>Semantic Network Construction</w:t>
      </w:r>
      <w:r>
        <w:rPr>
          <w:rFonts w:ascii="Times New Roman" w:hAnsi="Times New Roman" w:cs="Times New Roman"/>
          <w:sz w:val="24"/>
          <w:szCs w:val="24"/>
        </w:rPr>
        <w:t xml:space="preserve">. </w:t>
      </w:r>
      <w:r w:rsidRPr="005559F5">
        <w:rPr>
          <w:rFonts w:ascii="Times New Roman" w:hAnsi="Times New Roman" w:cs="Times New Roman"/>
          <w:sz w:val="24"/>
          <w:szCs w:val="24"/>
        </w:rPr>
        <w:t xml:space="preserve">The fluency data will be analyzed using a recently developed semantic network approach </w:t>
      </w:r>
      <w:r>
        <w:rPr>
          <w:rFonts w:ascii="Times New Roman" w:hAnsi="Times New Roman" w:cs="Times New Roman"/>
          <w:noProof/>
          <w:sz w:val="24"/>
          <w:szCs w:val="24"/>
        </w:rPr>
        <w:t>(Kenett, Kenett, Ben-Jacob, &amp; Faust, 2011)</w:t>
      </w:r>
      <w:r>
        <w:rPr>
          <w:rFonts w:ascii="Times New Roman" w:hAnsi="Times New Roman" w:cs="Times New Roman"/>
          <w:sz w:val="24"/>
          <w:szCs w:val="24"/>
        </w:rPr>
        <w:t>.</w:t>
      </w:r>
      <w:r w:rsidRPr="005559F5">
        <w:rPr>
          <w:rFonts w:ascii="Times New Roman" w:hAnsi="Times New Roman" w:cs="Times New Roman"/>
          <w:sz w:val="24"/>
          <w:szCs w:val="24"/>
        </w:rPr>
        <w:t xml:space="preserve"> In this approach, each node represents a category member (e.g.</w:t>
      </w:r>
      <w:r>
        <w:rPr>
          <w:rFonts w:ascii="Times New Roman" w:hAnsi="Times New Roman" w:cs="Times New Roman"/>
          <w:sz w:val="24"/>
          <w:szCs w:val="24"/>
        </w:rPr>
        <w:t>,</w:t>
      </w:r>
      <w:r w:rsidRPr="005559F5">
        <w:rPr>
          <w:rFonts w:ascii="Times New Roman" w:hAnsi="Times New Roman" w:cs="Times New Roman"/>
          <w:sz w:val="24"/>
          <w:szCs w:val="24"/>
        </w:rPr>
        <w:t xml:space="preserve"> animal, </w:t>
      </w:r>
      <w:r w:rsidRPr="005559F5">
        <w:rPr>
          <w:rFonts w:ascii="Times New Roman" w:hAnsi="Times New Roman" w:cs="Times New Roman"/>
          <w:i/>
          <w:sz w:val="24"/>
          <w:szCs w:val="24"/>
        </w:rPr>
        <w:t>frog</w:t>
      </w:r>
      <w:r w:rsidRPr="005559F5">
        <w:rPr>
          <w:rFonts w:ascii="Times New Roman" w:hAnsi="Times New Roman" w:cs="Times New Roman"/>
          <w:sz w:val="24"/>
          <w:szCs w:val="24"/>
        </w:rPr>
        <w:t xml:space="preserve">) and edges represent member correlations, more specifically, in the sample how often word </w:t>
      </w:r>
      <w:r w:rsidRPr="005559F5">
        <w:rPr>
          <w:rFonts w:ascii="Times New Roman" w:hAnsi="Times New Roman" w:cs="Times New Roman"/>
          <w:i/>
          <w:sz w:val="24"/>
          <w:szCs w:val="24"/>
        </w:rPr>
        <w:t>b</w:t>
      </w:r>
      <w:r w:rsidRPr="005559F5">
        <w:rPr>
          <w:rFonts w:ascii="Times New Roman" w:hAnsi="Times New Roman" w:cs="Times New Roman"/>
          <w:b/>
          <w:i/>
          <w:sz w:val="24"/>
          <w:szCs w:val="24"/>
        </w:rPr>
        <w:t xml:space="preserve"> </w:t>
      </w:r>
      <w:r w:rsidRPr="005559F5">
        <w:rPr>
          <w:rFonts w:ascii="Times New Roman" w:hAnsi="Times New Roman" w:cs="Times New Roman"/>
          <w:sz w:val="24"/>
          <w:szCs w:val="24"/>
        </w:rPr>
        <w:t xml:space="preserve">is generated, given that word </w:t>
      </w:r>
      <w:r w:rsidRPr="005559F5">
        <w:rPr>
          <w:rFonts w:ascii="Times New Roman" w:hAnsi="Times New Roman" w:cs="Times New Roman"/>
          <w:i/>
          <w:sz w:val="24"/>
          <w:szCs w:val="24"/>
        </w:rPr>
        <w:t>a</w:t>
      </w:r>
      <w:r w:rsidRPr="005559F5">
        <w:rPr>
          <w:rFonts w:ascii="Times New Roman" w:hAnsi="Times New Roman" w:cs="Times New Roman"/>
          <w:sz w:val="24"/>
          <w:szCs w:val="24"/>
        </w:rPr>
        <w:t xml:space="preserve"> is generated. This means, if frog is generated with lizard (32 out of 150 people) and frog is generated with goat (3 out of 150 people), there would be a greater correlation between frog and lizard than frog and goat. The size of this correlation matters because later in the process, the data will </w:t>
      </w:r>
      <w:r>
        <w:rPr>
          <w:rFonts w:ascii="Times New Roman" w:hAnsi="Times New Roman" w:cs="Times New Roman"/>
          <w:sz w:val="24"/>
          <w:szCs w:val="24"/>
        </w:rPr>
        <w:t xml:space="preserve">be </w:t>
      </w:r>
      <w:r w:rsidRPr="005559F5">
        <w:rPr>
          <w:rFonts w:ascii="Times New Roman" w:hAnsi="Times New Roman" w:cs="Times New Roman"/>
          <w:sz w:val="24"/>
          <w:szCs w:val="24"/>
        </w:rPr>
        <w:t xml:space="preserve">screened for weak or spurious correlations. In our example, frog and goat would be </w:t>
      </w:r>
      <w:r>
        <w:rPr>
          <w:rFonts w:ascii="Times New Roman" w:hAnsi="Times New Roman" w:cs="Times New Roman"/>
          <w:sz w:val="24"/>
          <w:szCs w:val="24"/>
        </w:rPr>
        <w:t>considered a weak correlation, so</w:t>
      </w:r>
      <w:r w:rsidRPr="005559F5">
        <w:rPr>
          <w:rFonts w:ascii="Times New Roman" w:hAnsi="Times New Roman" w:cs="Times New Roman"/>
          <w:sz w:val="24"/>
          <w:szCs w:val="24"/>
        </w:rPr>
        <w:t xml:space="preserve"> they would not share an edge in this semantic network, but frog and lizard probably would.</w:t>
      </w:r>
    </w:p>
    <w:p w14:paraId="29141CB4" w14:textId="77777777" w:rsidR="00E473BB" w:rsidRPr="005559F5" w:rsidRDefault="00E473BB" w:rsidP="001D3A52">
      <w:pPr>
        <w:spacing w:line="480" w:lineRule="auto"/>
        <w:ind w:firstLine="720"/>
        <w:rPr>
          <w:rFonts w:ascii="Times New Roman" w:hAnsi="Times New Roman" w:cs="Times New Roman"/>
          <w:sz w:val="24"/>
          <w:szCs w:val="24"/>
        </w:rPr>
      </w:pPr>
      <w:r w:rsidRPr="005559F5">
        <w:rPr>
          <w:rFonts w:ascii="Times New Roman" w:hAnsi="Times New Roman" w:cs="Times New Roman"/>
          <w:sz w:val="24"/>
          <w:szCs w:val="24"/>
        </w:rPr>
        <w:t xml:space="preserve">To start, a response matrix will be created that includes all common responses from all groups. The matrix will then be constructed so each row contained all of the responses for a single person, and each column was a unique response given by the sample. If a person gives a response, a ‘1’ is placed in that column’s cell, and if not, a ‘0’. Therefore, when complete, a row should have 1’s and 0’s in its entirety. To compare the networks between the groups, I will only analyze the responses that are generated by at least two participants </w:t>
      </w:r>
      <w:r>
        <w:rPr>
          <w:rFonts w:ascii="Times New Roman" w:hAnsi="Times New Roman" w:cs="Times New Roman"/>
          <w:noProof/>
          <w:sz w:val="24"/>
          <w:szCs w:val="24"/>
        </w:rPr>
        <w:t>(van Wijk, Stam, &amp; Daffertshofer, 2010)</w:t>
      </w:r>
      <w:r>
        <w:rPr>
          <w:rFonts w:ascii="Times New Roman" w:hAnsi="Times New Roman" w:cs="Times New Roman"/>
          <w:sz w:val="24"/>
          <w:szCs w:val="24"/>
        </w:rPr>
        <w:t>.</w:t>
      </w:r>
      <w:r w:rsidRPr="005559F5">
        <w:rPr>
          <w:rFonts w:ascii="Times New Roman" w:hAnsi="Times New Roman" w:cs="Times New Roman"/>
          <w:sz w:val="24"/>
          <w:szCs w:val="24"/>
        </w:rPr>
        <w:t xml:space="preserve"> Two responses are required for later analysis when the responses are correlated between people. One response cannot be correlated. Also, due to later constraints on spurious correlat</w:t>
      </w:r>
      <w:r>
        <w:rPr>
          <w:rFonts w:ascii="Times New Roman" w:hAnsi="Times New Roman" w:cs="Times New Roman"/>
          <w:sz w:val="24"/>
          <w:szCs w:val="24"/>
        </w:rPr>
        <w:t xml:space="preserve">ions, many of the least frequent </w:t>
      </w:r>
      <w:r w:rsidRPr="005559F5">
        <w:rPr>
          <w:rFonts w:ascii="Times New Roman" w:hAnsi="Times New Roman" w:cs="Times New Roman"/>
          <w:sz w:val="24"/>
          <w:szCs w:val="24"/>
        </w:rPr>
        <w:t xml:space="preserve">responses are </w:t>
      </w:r>
      <w:r>
        <w:rPr>
          <w:rFonts w:ascii="Times New Roman" w:hAnsi="Times New Roman" w:cs="Times New Roman"/>
          <w:sz w:val="24"/>
          <w:szCs w:val="24"/>
        </w:rPr>
        <w:t>omitted</w:t>
      </w:r>
      <w:r w:rsidRPr="005559F5">
        <w:rPr>
          <w:rFonts w:ascii="Times New Roman" w:hAnsi="Times New Roman" w:cs="Times New Roman"/>
          <w:sz w:val="24"/>
          <w:szCs w:val="24"/>
        </w:rPr>
        <w:t>.</w:t>
      </w:r>
    </w:p>
    <w:p w14:paraId="039DFDA9" w14:textId="77777777" w:rsidR="00E473BB" w:rsidRPr="005559F5" w:rsidRDefault="00E473BB" w:rsidP="001D3A52">
      <w:pPr>
        <w:spacing w:line="480" w:lineRule="auto"/>
        <w:rPr>
          <w:rFonts w:ascii="Times New Roman" w:hAnsi="Times New Roman" w:cs="Times New Roman"/>
          <w:sz w:val="24"/>
          <w:szCs w:val="24"/>
        </w:rPr>
      </w:pPr>
      <w:r w:rsidRPr="005559F5">
        <w:rPr>
          <w:rFonts w:ascii="Times New Roman" w:hAnsi="Times New Roman" w:cs="Times New Roman"/>
          <w:sz w:val="24"/>
          <w:szCs w:val="24"/>
        </w:rPr>
        <w:tab/>
        <w:t xml:space="preserve">Next, the word correlations will be computed from the data matrices calculated using Pearson’s correlation. Correlations are created from the word generation profile (number of </w:t>
      </w:r>
      <w:r w:rsidRPr="005559F5">
        <w:rPr>
          <w:rFonts w:ascii="Times New Roman" w:hAnsi="Times New Roman" w:cs="Times New Roman"/>
          <w:sz w:val="24"/>
          <w:szCs w:val="24"/>
        </w:rPr>
        <w:lastRenderedPageBreak/>
        <w:t xml:space="preserve">participants who generated that specific word). The more similar connections a word has with another word, the higher the correlation between them </w:t>
      </w:r>
      <w:r>
        <w:rPr>
          <w:rFonts w:ascii="Times New Roman" w:hAnsi="Times New Roman" w:cs="Times New Roman"/>
          <w:noProof/>
          <w:sz w:val="24"/>
          <w:szCs w:val="24"/>
        </w:rPr>
        <w:t>(Kenett et al., 2013)</w:t>
      </w:r>
      <w:r w:rsidRPr="005559F5">
        <w:rPr>
          <w:rFonts w:ascii="Times New Roman" w:hAnsi="Times New Roman" w:cs="Times New Roman"/>
          <w:sz w:val="24"/>
          <w:szCs w:val="24"/>
        </w:rPr>
        <w:t>. This is done for all words that have at least two entries, creating a correlation matrix between all the pairs of words in the sample.</w:t>
      </w:r>
    </w:p>
    <w:p w14:paraId="5F18EED2" w14:textId="77777777" w:rsidR="00E473BB" w:rsidRPr="005559F5" w:rsidRDefault="00E473BB" w:rsidP="001D3A52">
      <w:pPr>
        <w:spacing w:line="480" w:lineRule="auto"/>
        <w:rPr>
          <w:rFonts w:ascii="Times New Roman" w:hAnsi="Times New Roman" w:cs="Times New Roman"/>
          <w:sz w:val="24"/>
          <w:szCs w:val="24"/>
        </w:rPr>
      </w:pPr>
      <w:r w:rsidRPr="005559F5">
        <w:rPr>
          <w:rFonts w:ascii="Times New Roman" w:hAnsi="Times New Roman" w:cs="Times New Roman"/>
          <w:sz w:val="24"/>
          <w:szCs w:val="24"/>
        </w:rPr>
        <w:tab/>
        <w:t xml:space="preserve">The matrix will be studied as an adjacency matrix of a weighted, undirected network. With this approach, each word will represent a node in the network and the edges between two words represent the correlation between them. The weight is then indicated by the correlation between them. Therefore, an adjacency (or connectivity) matrix corresponds to an </w:t>
      </w:r>
      <w:r w:rsidRPr="005559F5">
        <w:rPr>
          <w:rFonts w:ascii="Times New Roman" w:hAnsi="Times New Roman" w:cs="Times New Roman"/>
          <w:i/>
          <w:sz w:val="24"/>
          <w:szCs w:val="24"/>
        </w:rPr>
        <w:t>n x n</w:t>
      </w:r>
      <w:r w:rsidRPr="005559F5">
        <w:rPr>
          <w:rFonts w:ascii="Times New Roman" w:hAnsi="Times New Roman" w:cs="Times New Roman"/>
          <w:sz w:val="24"/>
          <w:szCs w:val="24"/>
        </w:rPr>
        <w:t xml:space="preserve"> matrix, where </w:t>
      </w:r>
      <w:r w:rsidRPr="005559F5">
        <w:rPr>
          <w:rFonts w:ascii="Times New Roman" w:hAnsi="Times New Roman" w:cs="Times New Roman"/>
          <w:i/>
          <w:sz w:val="24"/>
          <w:szCs w:val="24"/>
        </w:rPr>
        <w:t>n</w:t>
      </w:r>
      <w:r w:rsidRPr="005559F5">
        <w:rPr>
          <w:rFonts w:ascii="Times New Roman" w:hAnsi="Times New Roman" w:cs="Times New Roman"/>
          <w:sz w:val="24"/>
          <w:szCs w:val="24"/>
        </w:rPr>
        <w:t xml:space="preserve"> is the number of words (nodes) and each cell represents a correlation between two words. Most of the edges are going to have small values or weak correlations, which represent noise in the network. To overcome this obstacle, I will use the Planar Maximally Filtered Graph (PMFG) method, which will construct a sub-graph capturing the most relevant information within the original network </w:t>
      </w:r>
      <w:r>
        <w:rPr>
          <w:rFonts w:ascii="Times New Roman" w:hAnsi="Times New Roman" w:cs="Times New Roman"/>
          <w:noProof/>
          <w:sz w:val="24"/>
          <w:szCs w:val="24"/>
        </w:rPr>
        <w:t>(Kenett et al., 2011; Tumminello, Aste, Di Matteo, &amp; Mantegna, 2005)</w:t>
      </w:r>
      <w:r w:rsidRPr="005559F5">
        <w:rPr>
          <w:rFonts w:ascii="Times New Roman" w:hAnsi="Times New Roman" w:cs="Times New Roman"/>
          <w:sz w:val="24"/>
          <w:szCs w:val="24"/>
        </w:rPr>
        <w:t>. To examine the structure of the networks, they will be binarized so that all edges are converted to the same weight, 1, and then they will be analyzed as an unweighted and undirected networks. Only responses that were generated by two or more participants in all groups will be incorporated in the networks to allow comparison.</w:t>
      </w:r>
    </w:p>
    <w:p w14:paraId="5A8ED17E" w14:textId="77777777" w:rsidR="00E473BB" w:rsidRDefault="00E473BB" w:rsidP="00002525">
      <w:pPr>
        <w:spacing w:line="480" w:lineRule="auto"/>
        <w:ind w:firstLine="720"/>
        <w:rPr>
          <w:rFonts w:ascii="Times New Roman" w:hAnsi="Times New Roman" w:cs="Times New Roman"/>
          <w:sz w:val="24"/>
          <w:szCs w:val="24"/>
        </w:rPr>
      </w:pPr>
      <w:r w:rsidRPr="005559F5">
        <w:rPr>
          <w:rFonts w:ascii="Times New Roman" w:hAnsi="Times New Roman" w:cs="Times New Roman"/>
          <w:b/>
          <w:sz w:val="24"/>
          <w:szCs w:val="24"/>
        </w:rPr>
        <w:t xml:space="preserve">Network analysis. </w:t>
      </w:r>
      <w:r w:rsidRPr="005559F5">
        <w:rPr>
          <w:rFonts w:ascii="Times New Roman" w:hAnsi="Times New Roman" w:cs="Times New Roman"/>
          <w:sz w:val="24"/>
          <w:szCs w:val="24"/>
        </w:rPr>
        <w:t xml:space="preserve">Analyses will be performed with the Brain Connectivity Toolbox for Matlab </w:t>
      </w:r>
      <w:r>
        <w:rPr>
          <w:rFonts w:ascii="Times New Roman" w:hAnsi="Times New Roman" w:cs="Times New Roman"/>
          <w:noProof/>
          <w:sz w:val="24"/>
          <w:szCs w:val="24"/>
        </w:rPr>
        <w:t>(Rubinov &amp; Sporns, 2010)</w:t>
      </w:r>
      <w:r w:rsidRPr="005559F5">
        <w:rPr>
          <w:rFonts w:ascii="Times New Roman" w:hAnsi="Times New Roman" w:cs="Times New Roman"/>
          <w:sz w:val="24"/>
          <w:szCs w:val="24"/>
        </w:rPr>
        <w:t>. Several network measures wil</w:t>
      </w:r>
      <w:r>
        <w:rPr>
          <w:rFonts w:ascii="Times New Roman" w:hAnsi="Times New Roman" w:cs="Times New Roman"/>
          <w:sz w:val="24"/>
          <w:szCs w:val="24"/>
        </w:rPr>
        <w:t>l be collected for analyses:</w:t>
      </w:r>
      <w:r w:rsidRPr="005559F5">
        <w:rPr>
          <w:rFonts w:ascii="Times New Roman" w:hAnsi="Times New Roman" w:cs="Times New Roman"/>
          <w:sz w:val="24"/>
          <w:szCs w:val="24"/>
        </w:rPr>
        <w:t xml:space="preserve"> Clustering Coefficient (CC), average shortest path length (ASPL), network diameter (D), network modularity (Q), and small </w:t>
      </w:r>
      <w:r>
        <w:rPr>
          <w:rFonts w:ascii="Times New Roman" w:hAnsi="Times New Roman" w:cs="Times New Roman"/>
          <w:sz w:val="24"/>
          <w:szCs w:val="24"/>
        </w:rPr>
        <w:t>worldness (S).</w:t>
      </w:r>
    </w:p>
    <w:p w14:paraId="3407BB7F" w14:textId="77777777" w:rsidR="00E473BB" w:rsidRPr="001D3A52" w:rsidRDefault="00E473BB" w:rsidP="001D3A52">
      <w:pPr>
        <w:spacing w:line="480" w:lineRule="auto"/>
        <w:rPr>
          <w:rFonts w:ascii="Times New Roman" w:hAnsi="Times New Roman" w:cs="Times New Roman"/>
          <w:i/>
          <w:sz w:val="24"/>
          <w:szCs w:val="24"/>
        </w:rPr>
      </w:pPr>
      <w:r w:rsidRPr="001D3A52">
        <w:rPr>
          <w:rFonts w:ascii="Times New Roman" w:hAnsi="Times New Roman" w:cs="Times New Roman"/>
          <w:i/>
          <w:sz w:val="24"/>
          <w:szCs w:val="24"/>
        </w:rPr>
        <w:t>Procedure</w:t>
      </w:r>
    </w:p>
    <w:p w14:paraId="27B0C01E" w14:textId="77777777" w:rsidR="00E473BB" w:rsidRPr="001D3A52" w:rsidRDefault="00E473BB" w:rsidP="001D3A52">
      <w:pPr>
        <w:spacing w:line="480" w:lineRule="auto"/>
        <w:ind w:firstLine="720"/>
        <w:rPr>
          <w:rFonts w:ascii="Times New Roman" w:hAnsi="Times New Roman" w:cs="Times New Roman"/>
          <w:sz w:val="24"/>
          <w:szCs w:val="24"/>
        </w:rPr>
      </w:pPr>
      <w:r w:rsidRPr="005559F5">
        <w:rPr>
          <w:rFonts w:ascii="Times New Roman" w:hAnsi="Times New Roman" w:cs="Times New Roman"/>
          <w:sz w:val="24"/>
          <w:szCs w:val="24"/>
        </w:rPr>
        <w:lastRenderedPageBreak/>
        <w:t>Across all samples, people completed an informed consent and all tasks on comp</w:t>
      </w:r>
      <w:r>
        <w:rPr>
          <w:rFonts w:ascii="Times New Roman" w:hAnsi="Times New Roman" w:cs="Times New Roman"/>
          <w:sz w:val="24"/>
          <w:szCs w:val="24"/>
        </w:rPr>
        <w:t xml:space="preserve">uters using MediaLab </w:t>
      </w:r>
      <w:r>
        <w:rPr>
          <w:rFonts w:ascii="Times New Roman" w:hAnsi="Times New Roman" w:cs="Times New Roman"/>
          <w:noProof/>
          <w:sz w:val="24"/>
          <w:szCs w:val="24"/>
        </w:rPr>
        <w:t>(v2012; Jarvis, 2004)</w:t>
      </w:r>
      <w:r w:rsidRPr="005559F5">
        <w:rPr>
          <w:rFonts w:ascii="Times New Roman" w:hAnsi="Times New Roman" w:cs="Times New Roman"/>
          <w:sz w:val="24"/>
          <w:szCs w:val="24"/>
        </w:rPr>
        <w:t xml:space="preserve">. </w:t>
      </w:r>
      <w:r w:rsidRPr="003A407C">
        <w:rPr>
          <w:rFonts w:ascii="Times New Roman" w:hAnsi="Times New Roman" w:cs="Times New Roman"/>
          <w:sz w:val="24"/>
          <w:szCs w:val="24"/>
        </w:rPr>
        <w:t xml:space="preserve">Participants provided informed consent to participate in </w:t>
      </w:r>
      <w:r>
        <w:rPr>
          <w:rFonts w:ascii="Times New Roman" w:hAnsi="Times New Roman" w:cs="Times New Roman"/>
          <w:sz w:val="24"/>
          <w:szCs w:val="24"/>
        </w:rPr>
        <w:t xml:space="preserve">the study and will receive </w:t>
      </w:r>
      <w:r w:rsidRPr="003A407C">
        <w:rPr>
          <w:rFonts w:ascii="Times New Roman" w:hAnsi="Times New Roman" w:cs="Times New Roman"/>
          <w:sz w:val="24"/>
          <w:szCs w:val="24"/>
        </w:rPr>
        <w:t xml:space="preserve">course credit for their participation. </w:t>
      </w:r>
      <w:r>
        <w:rPr>
          <w:rFonts w:ascii="Times New Roman" w:hAnsi="Times New Roman" w:cs="Times New Roman"/>
          <w:sz w:val="24"/>
          <w:szCs w:val="24"/>
        </w:rPr>
        <w:t>The study is</w:t>
      </w:r>
      <w:r w:rsidRPr="003A407C">
        <w:rPr>
          <w:rFonts w:ascii="Times New Roman" w:hAnsi="Times New Roman" w:cs="Times New Roman"/>
          <w:sz w:val="24"/>
          <w:szCs w:val="24"/>
        </w:rPr>
        <w:t xml:space="preserve"> approved by the University of North Carolina at Greensboro’s Institutional Review Board.</w:t>
      </w:r>
    </w:p>
    <w:p w14:paraId="42C71597" w14:textId="77777777" w:rsidR="00E473BB" w:rsidRDefault="00E473BB" w:rsidP="001D3A52">
      <w:pPr>
        <w:spacing w:line="480" w:lineRule="auto"/>
        <w:rPr>
          <w:rFonts w:ascii="Times New Roman" w:hAnsi="Times New Roman" w:cs="Times New Roman"/>
          <w:b/>
          <w:sz w:val="24"/>
          <w:szCs w:val="24"/>
        </w:rPr>
      </w:pPr>
      <w:r>
        <w:rPr>
          <w:rFonts w:ascii="Times New Roman" w:hAnsi="Times New Roman" w:cs="Times New Roman"/>
          <w:b/>
          <w:sz w:val="24"/>
          <w:szCs w:val="24"/>
        </w:rPr>
        <w:t>Statistical Analysis</w:t>
      </w:r>
    </w:p>
    <w:p w14:paraId="6A9421C3" w14:textId="77777777" w:rsidR="00E473BB" w:rsidRPr="005559F5" w:rsidRDefault="00E473BB" w:rsidP="001D3A52">
      <w:pPr>
        <w:spacing w:line="480" w:lineRule="auto"/>
        <w:ind w:firstLine="720"/>
        <w:rPr>
          <w:rFonts w:ascii="Times New Roman" w:hAnsi="Times New Roman" w:cs="Times New Roman"/>
          <w:b/>
          <w:sz w:val="24"/>
          <w:szCs w:val="24"/>
        </w:rPr>
      </w:pPr>
      <w:r w:rsidRPr="005559F5">
        <w:rPr>
          <w:rFonts w:ascii="Times New Roman" w:hAnsi="Times New Roman" w:cs="Times New Roman"/>
          <w:sz w:val="24"/>
          <w:szCs w:val="24"/>
        </w:rPr>
        <w:t xml:space="preserve">Currently, statistical hypothesis testing methods that are able to compare between networks are lacking </w:t>
      </w:r>
      <w:r>
        <w:rPr>
          <w:rFonts w:ascii="Times New Roman" w:hAnsi="Times New Roman" w:cs="Times New Roman"/>
          <w:noProof/>
          <w:sz w:val="24"/>
          <w:szCs w:val="24"/>
        </w:rPr>
        <w:t>(Moreno &amp; Neville, 2013)</w:t>
      </w:r>
      <w:r w:rsidRPr="005559F5">
        <w:rPr>
          <w:rFonts w:ascii="Times New Roman" w:hAnsi="Times New Roman" w:cs="Times New Roman"/>
          <w:sz w:val="24"/>
          <w:szCs w:val="24"/>
        </w:rPr>
        <w:t>. This is due, in part, to difficulties in collecting a large sample of empirical networks. The bootstrap method will be use</w:t>
      </w:r>
      <w:r>
        <w:rPr>
          <w:rFonts w:ascii="Times New Roman" w:hAnsi="Times New Roman" w:cs="Times New Roman"/>
          <w:sz w:val="24"/>
          <w:szCs w:val="24"/>
        </w:rPr>
        <w:t xml:space="preserve">d to overcome these limitations </w:t>
      </w:r>
      <w:r>
        <w:rPr>
          <w:rFonts w:ascii="Times New Roman" w:hAnsi="Times New Roman" w:cs="Times New Roman"/>
          <w:noProof/>
          <w:sz w:val="24"/>
          <w:szCs w:val="24"/>
        </w:rPr>
        <w:t>(Efron &amp; Tibshirani, 1994)</w:t>
      </w:r>
      <w:r>
        <w:rPr>
          <w:rFonts w:ascii="Times New Roman" w:hAnsi="Times New Roman" w:cs="Times New Roman"/>
          <w:sz w:val="24"/>
          <w:szCs w:val="24"/>
        </w:rPr>
        <w:t xml:space="preserve">. </w:t>
      </w:r>
      <w:r w:rsidRPr="005559F5">
        <w:rPr>
          <w:rFonts w:ascii="Times New Roman" w:hAnsi="Times New Roman" w:cs="Times New Roman"/>
          <w:sz w:val="24"/>
          <w:szCs w:val="24"/>
        </w:rPr>
        <w:t xml:space="preserve">Bootstrapping is a statistical tool developed to create a random sampling distribution from an empirical sample by resampling with replacement. A large number of random samples (1 to 2 thousand) are created through a large number of iterations </w:t>
      </w:r>
      <w:r>
        <w:rPr>
          <w:rFonts w:ascii="Times New Roman" w:hAnsi="Times New Roman" w:cs="Times New Roman"/>
          <w:noProof/>
          <w:sz w:val="24"/>
          <w:szCs w:val="24"/>
        </w:rPr>
        <w:t>(Efron &amp; Tibshirani, 1994)</w:t>
      </w:r>
      <w:r w:rsidRPr="005559F5">
        <w:rPr>
          <w:rFonts w:ascii="Times New Roman" w:hAnsi="Times New Roman" w:cs="Times New Roman"/>
          <w:sz w:val="24"/>
          <w:szCs w:val="24"/>
        </w:rPr>
        <w:t>. Using t</w:t>
      </w:r>
      <w:r>
        <w:rPr>
          <w:rFonts w:ascii="Times New Roman" w:hAnsi="Times New Roman" w:cs="Times New Roman"/>
          <w:sz w:val="24"/>
          <w:szCs w:val="24"/>
        </w:rPr>
        <w:t xml:space="preserve">he bootstrap method, I will </w:t>
      </w:r>
      <w:r w:rsidRPr="005559F5">
        <w:rPr>
          <w:rFonts w:ascii="Times New Roman" w:hAnsi="Times New Roman" w:cs="Times New Roman"/>
          <w:sz w:val="24"/>
          <w:szCs w:val="24"/>
        </w:rPr>
        <w:t xml:space="preserve">compare random partial networks that consist of sub-networks taken from within the group sample </w:t>
      </w:r>
      <w:r>
        <w:rPr>
          <w:rFonts w:ascii="Times New Roman" w:hAnsi="Times New Roman" w:cs="Times New Roman"/>
          <w:noProof/>
          <w:sz w:val="24"/>
          <w:szCs w:val="24"/>
        </w:rPr>
        <w:t>(Kenett et al., 2014; Kenett et al., 2013)</w:t>
      </w:r>
      <w:r w:rsidRPr="005559F5">
        <w:rPr>
          <w:rFonts w:ascii="Times New Roman" w:hAnsi="Times New Roman" w:cs="Times New Roman"/>
          <w:sz w:val="24"/>
          <w:szCs w:val="24"/>
        </w:rPr>
        <w:t>. Bootstrapping generates many partial lexical networks, making it possible to examine differences between networks. Half of the nodes will be randomly chosen and used in the bootstrapping procedure. From here, partial networks will be constructed for each group separately for these random words. Lastly, for each partial netwo</w:t>
      </w:r>
      <w:r>
        <w:rPr>
          <w:rFonts w:ascii="Times New Roman" w:hAnsi="Times New Roman" w:cs="Times New Roman"/>
          <w:sz w:val="24"/>
          <w:szCs w:val="24"/>
        </w:rPr>
        <w:t xml:space="preserve">rk, the CC, ASPL, Q, and S </w:t>
      </w:r>
      <w:r w:rsidRPr="005559F5">
        <w:rPr>
          <w:rFonts w:ascii="Times New Roman" w:hAnsi="Times New Roman" w:cs="Times New Roman"/>
          <w:sz w:val="24"/>
          <w:szCs w:val="24"/>
        </w:rPr>
        <w:t xml:space="preserve">measures will be computed. The procedure will be simulated with 1,000 iterations. A regression model with the coding of low </w:t>
      </w:r>
      <w:r>
        <w:rPr>
          <w:rFonts w:ascii="Times New Roman" w:hAnsi="Times New Roman" w:cs="Times New Roman"/>
          <w:sz w:val="24"/>
          <w:szCs w:val="24"/>
        </w:rPr>
        <w:t>(-1), medium (0), and high (1) o</w:t>
      </w:r>
      <w:r w:rsidRPr="005559F5">
        <w:rPr>
          <w:rFonts w:ascii="Times New Roman" w:hAnsi="Times New Roman" w:cs="Times New Roman"/>
          <w:sz w:val="24"/>
          <w:szCs w:val="24"/>
        </w:rPr>
        <w:t xml:space="preserve">penness </w:t>
      </w:r>
      <w:r>
        <w:rPr>
          <w:rFonts w:ascii="Times New Roman" w:hAnsi="Times New Roman" w:cs="Times New Roman"/>
          <w:sz w:val="24"/>
          <w:szCs w:val="24"/>
        </w:rPr>
        <w:t>to experience networks to test</w:t>
      </w:r>
      <w:r w:rsidRPr="005559F5">
        <w:rPr>
          <w:rFonts w:ascii="Times New Roman" w:hAnsi="Times New Roman" w:cs="Times New Roman"/>
          <w:sz w:val="24"/>
          <w:szCs w:val="24"/>
        </w:rPr>
        <w:t xml:space="preserve"> the differences between network measures of the partial networks.</w:t>
      </w:r>
    </w:p>
    <w:p w14:paraId="4FE022DC" w14:textId="77777777" w:rsidR="00E473BB" w:rsidRPr="005559F5" w:rsidRDefault="00E473BB" w:rsidP="001D3A52">
      <w:pPr>
        <w:spacing w:line="480" w:lineRule="auto"/>
        <w:rPr>
          <w:rFonts w:ascii="Times New Roman" w:hAnsi="Times New Roman" w:cs="Times New Roman"/>
          <w:sz w:val="24"/>
          <w:szCs w:val="24"/>
        </w:rPr>
      </w:pPr>
      <w:r w:rsidRPr="005559F5">
        <w:rPr>
          <w:rFonts w:ascii="Times New Roman" w:hAnsi="Times New Roman" w:cs="Times New Roman"/>
          <w:b/>
          <w:sz w:val="24"/>
          <w:szCs w:val="24"/>
        </w:rPr>
        <w:tab/>
      </w:r>
      <w:r w:rsidRPr="005559F5">
        <w:rPr>
          <w:rFonts w:ascii="Times New Roman" w:hAnsi="Times New Roman" w:cs="Times New Roman"/>
          <w:sz w:val="24"/>
          <w:szCs w:val="24"/>
        </w:rPr>
        <w:t>Power for the study was ca</w:t>
      </w:r>
      <w:r>
        <w:rPr>
          <w:rFonts w:ascii="Times New Roman" w:hAnsi="Times New Roman" w:cs="Times New Roman"/>
          <w:sz w:val="24"/>
          <w:szCs w:val="24"/>
        </w:rPr>
        <w:t xml:space="preserve">lculated using GPower </w:t>
      </w:r>
      <w:r>
        <w:rPr>
          <w:rFonts w:ascii="Times New Roman" w:hAnsi="Times New Roman" w:cs="Times New Roman"/>
          <w:noProof/>
          <w:sz w:val="24"/>
          <w:szCs w:val="24"/>
        </w:rPr>
        <w:t>(v3.0.10; Faul, Erdfelder, Lang, &amp; Buchner, 2007)</w:t>
      </w:r>
      <w:r w:rsidRPr="005559F5">
        <w:rPr>
          <w:rFonts w:ascii="Times New Roman" w:hAnsi="Times New Roman" w:cs="Times New Roman"/>
          <w:sz w:val="24"/>
          <w:szCs w:val="24"/>
        </w:rPr>
        <w:t xml:space="preserve">. Regression coefficients for each network measure will be tested between groups using an ANOVA. There will be 3 groups with </w:t>
      </w:r>
      <w:r w:rsidRPr="005559F5">
        <w:rPr>
          <w:rFonts w:ascii="Times New Roman" w:hAnsi="Times New Roman" w:cs="Times New Roman"/>
          <w:i/>
          <w:sz w:val="24"/>
          <w:szCs w:val="24"/>
        </w:rPr>
        <w:t>N</w:t>
      </w:r>
      <w:r w:rsidRPr="005559F5">
        <w:rPr>
          <w:rFonts w:ascii="Times New Roman" w:hAnsi="Times New Roman" w:cs="Times New Roman"/>
          <w:sz w:val="24"/>
          <w:szCs w:val="24"/>
        </w:rPr>
        <w:t xml:space="preserve"> = 150. The power for each effect is as follows: </w:t>
      </w:r>
      <w:r w:rsidRPr="005559F5">
        <w:rPr>
          <w:rFonts w:ascii="Times New Roman" w:hAnsi="Times New Roman" w:cs="Times New Roman"/>
          <w:sz w:val="24"/>
          <w:szCs w:val="24"/>
        </w:rPr>
        <w:lastRenderedPageBreak/>
        <w:t xml:space="preserve">small (|r| = .1) =.34, typical acceptable power (|r| = .2) = .80, medium (|r| = .3) = .99, large (|r| = .5) = 1.00 </w:t>
      </w:r>
      <w:r>
        <w:rPr>
          <w:rFonts w:ascii="Times New Roman" w:hAnsi="Times New Roman" w:cs="Times New Roman"/>
          <w:noProof/>
          <w:sz w:val="24"/>
          <w:szCs w:val="24"/>
        </w:rPr>
        <w:t>(Cohen, 1992)</w:t>
      </w:r>
      <w:r w:rsidRPr="005559F5">
        <w:rPr>
          <w:rFonts w:ascii="Times New Roman" w:hAnsi="Times New Roman" w:cs="Times New Roman"/>
          <w:sz w:val="24"/>
          <w:szCs w:val="24"/>
        </w:rPr>
        <w:t>.</w:t>
      </w:r>
    </w:p>
    <w:p w14:paraId="64A636C6" w14:textId="1D170409" w:rsidR="00E473BB" w:rsidRDefault="00E473BB" w:rsidP="001D3A52">
      <w:pPr>
        <w:spacing w:line="480" w:lineRule="auto"/>
        <w:rPr>
          <w:rFonts w:ascii="Times New Roman" w:hAnsi="Times New Roman" w:cs="Times New Roman"/>
          <w:i/>
          <w:sz w:val="24"/>
          <w:szCs w:val="24"/>
        </w:rPr>
      </w:pPr>
      <w:r w:rsidRPr="005559F5">
        <w:rPr>
          <w:rFonts w:ascii="Times New Roman" w:hAnsi="Times New Roman" w:cs="Times New Roman"/>
          <w:sz w:val="24"/>
          <w:szCs w:val="24"/>
        </w:rPr>
        <w:tab/>
        <w:t>I expect to find a linear effect between each openness group. I expect there be an increasing effect of creative network structure from low to high groups. This will be seen in the appropriate network measures. The first, and most important, is that the network incre</w:t>
      </w:r>
      <w:r>
        <w:rPr>
          <w:rFonts w:ascii="Times New Roman" w:hAnsi="Times New Roman" w:cs="Times New Roman"/>
          <w:sz w:val="24"/>
          <w:szCs w:val="24"/>
        </w:rPr>
        <w:t>ases in flexibility and interconnectedness</w:t>
      </w:r>
      <w:r w:rsidRPr="005559F5">
        <w:rPr>
          <w:rFonts w:ascii="Times New Roman" w:hAnsi="Times New Roman" w:cs="Times New Roman"/>
          <w:sz w:val="24"/>
          <w:szCs w:val="24"/>
        </w:rPr>
        <w:t>. Th</w:t>
      </w:r>
      <w:r>
        <w:rPr>
          <w:rFonts w:ascii="Times New Roman" w:hAnsi="Times New Roman" w:cs="Times New Roman"/>
          <w:sz w:val="24"/>
          <w:szCs w:val="24"/>
        </w:rPr>
        <w:t>is means that at each level of o</w:t>
      </w:r>
      <w:r w:rsidRPr="005559F5">
        <w:rPr>
          <w:rFonts w:ascii="Times New Roman" w:hAnsi="Times New Roman" w:cs="Times New Roman"/>
          <w:sz w:val="24"/>
          <w:szCs w:val="24"/>
        </w:rPr>
        <w:t xml:space="preserve">penness the ASPL gets lower and the CC gets higher. With this, I also expect that </w:t>
      </w:r>
      <w:r>
        <w:rPr>
          <w:rFonts w:ascii="Times New Roman" w:hAnsi="Times New Roman" w:cs="Times New Roman"/>
          <w:sz w:val="24"/>
          <w:szCs w:val="24"/>
        </w:rPr>
        <w:t xml:space="preserve">the S value will </w:t>
      </w:r>
      <w:r w:rsidRPr="005559F5">
        <w:rPr>
          <w:rFonts w:ascii="Times New Roman" w:hAnsi="Times New Roman" w:cs="Times New Roman"/>
          <w:sz w:val="24"/>
          <w:szCs w:val="24"/>
        </w:rPr>
        <w:t xml:space="preserve">get higher with each level because </w:t>
      </w:r>
      <w:r>
        <w:rPr>
          <w:rFonts w:ascii="Times New Roman" w:hAnsi="Times New Roman" w:cs="Times New Roman"/>
          <w:sz w:val="24"/>
          <w:szCs w:val="24"/>
        </w:rPr>
        <w:t>of its relationship with</w:t>
      </w:r>
      <w:r w:rsidRPr="005559F5">
        <w:rPr>
          <w:rFonts w:ascii="Times New Roman" w:hAnsi="Times New Roman" w:cs="Times New Roman"/>
          <w:sz w:val="24"/>
          <w:szCs w:val="24"/>
        </w:rPr>
        <w:t xml:space="preserve"> ASPL and CC values. I also hypothesize that the Q measure will decrease as group level increases. Q has been </w:t>
      </w:r>
      <w:r>
        <w:rPr>
          <w:rFonts w:ascii="Times New Roman" w:hAnsi="Times New Roman" w:cs="Times New Roman"/>
          <w:sz w:val="24"/>
          <w:szCs w:val="24"/>
        </w:rPr>
        <w:t>described</w:t>
      </w:r>
      <w:r w:rsidRPr="005559F5">
        <w:rPr>
          <w:rFonts w:ascii="Times New Roman" w:hAnsi="Times New Roman" w:cs="Times New Roman"/>
          <w:sz w:val="24"/>
          <w:szCs w:val="24"/>
        </w:rPr>
        <w:t xml:space="preserve"> as a measure of rigidness in a network</w:t>
      </w:r>
      <w:r>
        <w:rPr>
          <w:rFonts w:ascii="Times New Roman" w:hAnsi="Times New Roman" w:cs="Times New Roman"/>
          <w:sz w:val="24"/>
          <w:szCs w:val="24"/>
        </w:rPr>
        <w:t xml:space="preserve">. This depiction—visually and verbally—suggests that the more partitions and compartments there are in a network, the less efficient </w:t>
      </w:r>
      <w:r w:rsidRPr="005559F5">
        <w:rPr>
          <w:rFonts w:ascii="Times New Roman" w:hAnsi="Times New Roman" w:cs="Times New Roman"/>
          <w:sz w:val="24"/>
          <w:szCs w:val="24"/>
        </w:rPr>
        <w:t xml:space="preserve">it becomes. Lastly, because the creative network tends to be highly interconnected, the distances between each node are shorter, thus lowering the diameter. Therefore, D should decrease as </w:t>
      </w:r>
      <w:r>
        <w:rPr>
          <w:rFonts w:ascii="Times New Roman" w:hAnsi="Times New Roman" w:cs="Times New Roman"/>
          <w:sz w:val="24"/>
          <w:szCs w:val="24"/>
        </w:rPr>
        <w:t xml:space="preserve">openness </w:t>
      </w:r>
      <w:r w:rsidRPr="005559F5">
        <w:rPr>
          <w:rFonts w:ascii="Times New Roman" w:hAnsi="Times New Roman" w:cs="Times New Roman"/>
          <w:sz w:val="24"/>
          <w:szCs w:val="24"/>
        </w:rPr>
        <w:t>increases.</w:t>
      </w:r>
      <w:r w:rsidRPr="00E2147C">
        <w:rPr>
          <w:rFonts w:ascii="Times New Roman" w:hAnsi="Times New Roman" w:cs="Times New Roman"/>
          <w:i/>
          <w:sz w:val="24"/>
          <w:szCs w:val="24"/>
        </w:rPr>
        <w:t xml:space="preserve"> </w:t>
      </w:r>
    </w:p>
    <w:p w14:paraId="170293EE" w14:textId="5450E51A" w:rsidR="00CE74EA" w:rsidRDefault="00CE74EA" w:rsidP="001D3A52">
      <w:pPr>
        <w:spacing w:line="480" w:lineRule="auto"/>
        <w:rPr>
          <w:rFonts w:ascii="Times New Roman" w:hAnsi="Times New Roman" w:cs="Times New Roman"/>
          <w:b/>
          <w:sz w:val="24"/>
          <w:szCs w:val="24"/>
        </w:rPr>
      </w:pPr>
      <w:r>
        <w:rPr>
          <w:rFonts w:ascii="Times New Roman" w:hAnsi="Times New Roman" w:cs="Times New Roman"/>
          <w:b/>
          <w:sz w:val="24"/>
          <w:szCs w:val="24"/>
        </w:rPr>
        <w:t>Discussion</w:t>
      </w:r>
    </w:p>
    <w:p w14:paraId="081C55D6" w14:textId="77777777" w:rsidR="00CE74EA" w:rsidRPr="00934B2D" w:rsidRDefault="00CE74EA" w:rsidP="00CE74EA">
      <w:pPr>
        <w:spacing w:line="480" w:lineRule="auto"/>
        <w:rPr>
          <w:rFonts w:ascii="Times New Roman" w:hAnsi="Times New Roman" w:cs="Times New Roman"/>
          <w:i/>
          <w:sz w:val="24"/>
          <w:szCs w:val="24"/>
        </w:rPr>
      </w:pPr>
      <w:r>
        <w:rPr>
          <w:rFonts w:ascii="Times New Roman" w:hAnsi="Times New Roman" w:cs="Times New Roman"/>
          <w:i/>
          <w:sz w:val="24"/>
          <w:szCs w:val="24"/>
        </w:rPr>
        <w:t xml:space="preserve">ii. </w:t>
      </w:r>
      <w:r w:rsidRPr="00934B2D">
        <w:rPr>
          <w:rFonts w:ascii="Times New Roman" w:hAnsi="Times New Roman" w:cs="Times New Roman"/>
          <w:i/>
          <w:sz w:val="24"/>
          <w:szCs w:val="24"/>
        </w:rPr>
        <w:t xml:space="preserve">Executive </w:t>
      </w:r>
      <w:r>
        <w:rPr>
          <w:rFonts w:ascii="Times New Roman" w:hAnsi="Times New Roman" w:cs="Times New Roman"/>
          <w:i/>
          <w:sz w:val="24"/>
          <w:szCs w:val="24"/>
        </w:rPr>
        <w:t>p</w:t>
      </w:r>
      <w:r w:rsidRPr="00934B2D">
        <w:rPr>
          <w:rFonts w:ascii="Times New Roman" w:hAnsi="Times New Roman" w:cs="Times New Roman"/>
          <w:i/>
          <w:sz w:val="24"/>
          <w:szCs w:val="24"/>
        </w:rPr>
        <w:t>rocesses</w:t>
      </w:r>
      <w:r>
        <w:rPr>
          <w:rFonts w:ascii="Times New Roman" w:hAnsi="Times New Roman" w:cs="Times New Roman"/>
          <w:i/>
          <w:sz w:val="24"/>
          <w:szCs w:val="24"/>
        </w:rPr>
        <w:t xml:space="preserve"> in semantic m</w:t>
      </w:r>
      <w:r w:rsidRPr="00934B2D">
        <w:rPr>
          <w:rFonts w:ascii="Times New Roman" w:hAnsi="Times New Roman" w:cs="Times New Roman"/>
          <w:i/>
          <w:sz w:val="24"/>
          <w:szCs w:val="24"/>
        </w:rPr>
        <w:t>emory</w:t>
      </w:r>
    </w:p>
    <w:p w14:paraId="4215A1B9" w14:textId="77777777" w:rsidR="00CE74EA" w:rsidRDefault="00CE74EA" w:rsidP="00CE74EA">
      <w:pPr>
        <w:spacing w:line="480" w:lineRule="auto"/>
        <w:rPr>
          <w:ins w:id="16" w:author="Alexander Christensen" w:date="2016-10-22T16:30:00Z"/>
          <w:rFonts w:ascii="Times New Roman" w:hAnsi="Times New Roman" w:cs="Times New Roman"/>
          <w:sz w:val="24"/>
          <w:szCs w:val="24"/>
        </w:rPr>
      </w:pPr>
      <w:r>
        <w:rPr>
          <w:rFonts w:ascii="Times New Roman" w:hAnsi="Times New Roman" w:cs="Times New Roman"/>
          <w:sz w:val="24"/>
          <w:szCs w:val="24"/>
        </w:rPr>
        <w:tab/>
        <w:t xml:space="preserve">Executive control processes have more obvious connections to memory but they’ve not always been favored in creative thinking (see, Wallach &amp; Kogan, 1965). However, recent research has shown that intelligence is a necessary but not sufficient component of creativity, which suggests that creativity requires some executive processes </w:t>
      </w:r>
      <w:r>
        <w:rPr>
          <w:rFonts w:ascii="Times New Roman" w:hAnsi="Times New Roman" w:cs="Times New Roman"/>
          <w:noProof/>
          <w:sz w:val="24"/>
          <w:szCs w:val="24"/>
        </w:rPr>
        <w:t>(Karwowski et al., 2016)</w:t>
      </w:r>
      <w:r>
        <w:rPr>
          <w:rFonts w:ascii="Times New Roman" w:hAnsi="Times New Roman" w:cs="Times New Roman"/>
          <w:sz w:val="24"/>
          <w:szCs w:val="24"/>
        </w:rPr>
        <w:t>.</w:t>
      </w:r>
      <w:r w:rsidRPr="00A870B7">
        <w:rPr>
          <w:rFonts w:ascii="Times New Roman" w:hAnsi="Times New Roman" w:cs="Times New Roman"/>
          <w:sz w:val="24"/>
          <w:szCs w:val="24"/>
        </w:rPr>
        <w:t xml:space="preserve"> </w:t>
      </w:r>
      <w:r>
        <w:rPr>
          <w:rFonts w:ascii="Times New Roman" w:hAnsi="Times New Roman" w:cs="Times New Roman"/>
          <w:sz w:val="24"/>
          <w:szCs w:val="24"/>
        </w:rPr>
        <w:t xml:space="preserve">Current creativity theories suggest associative processes work in tandem with executive processes </w:t>
      </w:r>
      <w:r>
        <w:rPr>
          <w:rFonts w:ascii="Times New Roman" w:hAnsi="Times New Roman" w:cs="Times New Roman"/>
          <w:noProof/>
          <w:sz w:val="24"/>
          <w:szCs w:val="24"/>
        </w:rPr>
        <w:t>(Beaty, Benedek, Silvia, &amp; Schacter, 2016; Benedek et al., 2016; Sowden, Pringle, &amp; Gabora 2015)</w:t>
      </w:r>
      <w:r>
        <w:rPr>
          <w:rFonts w:ascii="Times New Roman" w:hAnsi="Times New Roman" w:cs="Times New Roman"/>
          <w:sz w:val="24"/>
          <w:szCs w:val="24"/>
        </w:rPr>
        <w:t xml:space="preserve">.  </w:t>
      </w:r>
      <w:commentRangeStart w:id="17"/>
      <w:r>
        <w:rPr>
          <w:rFonts w:ascii="Times New Roman" w:hAnsi="Times New Roman" w:cs="Times New Roman"/>
          <w:sz w:val="24"/>
          <w:szCs w:val="24"/>
        </w:rPr>
        <w:t>Moreover</w:t>
      </w:r>
      <w:commentRangeEnd w:id="17"/>
      <w:r>
        <w:rPr>
          <w:rStyle w:val="CommentReference"/>
        </w:rPr>
        <w:commentReference w:id="17"/>
      </w:r>
      <w:r>
        <w:rPr>
          <w:rFonts w:ascii="Times New Roman" w:hAnsi="Times New Roman" w:cs="Times New Roman"/>
          <w:sz w:val="24"/>
          <w:szCs w:val="24"/>
        </w:rPr>
        <w:t xml:space="preserve">, other studies show that there are many executive processes such as </w:t>
      </w:r>
      <w:r>
        <w:rPr>
          <w:rFonts w:ascii="Times New Roman" w:hAnsi="Times New Roman" w:cs="Times New Roman"/>
          <w:sz w:val="24"/>
          <w:szCs w:val="24"/>
        </w:rPr>
        <w:lastRenderedPageBreak/>
        <w:t xml:space="preserve">overcoming pre-potent responses </w:t>
      </w:r>
      <w:commentRangeStart w:id="18"/>
      <w:r>
        <w:rPr>
          <w:rFonts w:ascii="Times New Roman" w:hAnsi="Times New Roman" w:cs="Times New Roman"/>
          <w:noProof/>
          <w:sz w:val="24"/>
          <w:szCs w:val="24"/>
        </w:rPr>
        <w:t>(Benedek, Jauk, Sommer, Arendasy, &amp; Neubauer, 2014)</w:t>
      </w:r>
      <w:commentRangeEnd w:id="18"/>
      <w:r>
        <w:rPr>
          <w:rStyle w:val="CommentReference"/>
        </w:rPr>
        <w:commentReference w:id="18"/>
      </w:r>
      <w:r>
        <w:rPr>
          <w:rFonts w:ascii="Times New Roman" w:hAnsi="Times New Roman" w:cs="Times New Roman"/>
          <w:sz w:val="24"/>
          <w:szCs w:val="24"/>
        </w:rPr>
        <w:t xml:space="preserve"> and flexible switching </w:t>
      </w:r>
      <w:r>
        <w:rPr>
          <w:rFonts w:ascii="Times New Roman" w:hAnsi="Times New Roman" w:cs="Times New Roman"/>
          <w:noProof/>
          <w:sz w:val="24"/>
          <w:szCs w:val="24"/>
        </w:rPr>
        <w:t>(Nusbaum &amp; Silvia, 2011)</w:t>
      </w:r>
      <w:r>
        <w:rPr>
          <w:rFonts w:ascii="Times New Roman" w:hAnsi="Times New Roman" w:cs="Times New Roman"/>
          <w:sz w:val="24"/>
          <w:szCs w:val="24"/>
        </w:rPr>
        <w:t xml:space="preserve"> that are involved in creativity. Executive processes in creativity are suggested to affect how knowledge is stored and accessed (Benedek et al, 2014).</w:t>
      </w:r>
    </w:p>
    <w:p w14:paraId="52EA0BC6" w14:textId="77777777" w:rsidR="00CE74EA" w:rsidRDefault="00CE74EA" w:rsidP="00CE74E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Not surprisingly, executive processes have also been implicated to influence semantic structure. For example, </w:t>
      </w:r>
      <w:r>
        <w:rPr>
          <w:rFonts w:ascii="Times New Roman" w:hAnsi="Times New Roman" w:cs="Times New Roman"/>
          <w:noProof/>
          <w:sz w:val="24"/>
          <w:szCs w:val="24"/>
        </w:rPr>
        <w:t>Unsworth, Spillers, and Brewer (2010)</w:t>
      </w:r>
      <w:r>
        <w:rPr>
          <w:rFonts w:ascii="Times New Roman" w:hAnsi="Times New Roman" w:cs="Times New Roman"/>
          <w:sz w:val="24"/>
          <w:szCs w:val="24"/>
        </w:rPr>
        <w:t xml:space="preserve"> found that people who had higher clustering of verbal fluency responses performed better on measures of working memory and vocabulary. People who have a broad vocabulary would know more words, which suggest they would also like have better knowledge of relatedness between different concepts. Unsworth and colleagues (2010) also found people who switched of semantic categories (e.g., animals, words staring with ‘f’) often had greater processing speed and working memory. Clearly, executive processes like working memory have an influence on how people access and retrieve information stored in memory. Moreover, other research has found people that switch categories more often are higher in intelligence </w:t>
      </w:r>
      <w:r>
        <w:rPr>
          <w:rFonts w:ascii="Times New Roman" w:hAnsi="Times New Roman" w:cs="Times New Roman"/>
          <w:noProof/>
          <w:sz w:val="24"/>
          <w:szCs w:val="24"/>
        </w:rPr>
        <w:t>(Troyer, Moscovitch, &amp; Winocur, 1997)</w:t>
      </w:r>
      <w:r>
        <w:rPr>
          <w:rFonts w:ascii="Times New Roman" w:hAnsi="Times New Roman" w:cs="Times New Roman"/>
          <w:sz w:val="24"/>
          <w:szCs w:val="24"/>
        </w:rPr>
        <w:t xml:space="preserve"> and divergent thinking tasks—which typically refers to switching as ‘flexibility’ </w:t>
      </w:r>
      <w:r>
        <w:rPr>
          <w:rFonts w:ascii="Times New Roman" w:hAnsi="Times New Roman" w:cs="Times New Roman"/>
          <w:noProof/>
          <w:sz w:val="24"/>
          <w:szCs w:val="24"/>
        </w:rPr>
        <w:t>(Guilford, 1957; Nusbaum &amp; Silvia, 2011)</w:t>
      </w:r>
      <w:r>
        <w:rPr>
          <w:rFonts w:ascii="Times New Roman" w:hAnsi="Times New Roman" w:cs="Times New Roman"/>
          <w:sz w:val="24"/>
          <w:szCs w:val="24"/>
        </w:rPr>
        <w:t xml:space="preserve">. The evidence presented above suggests that flexible thought relies on executive processes as well as associative. This is consistent with current theories of creativity, which suggest that flexible thought is related to both executive and associative processes </w:t>
      </w:r>
      <w:r>
        <w:rPr>
          <w:rFonts w:ascii="Times New Roman" w:hAnsi="Times New Roman" w:cs="Times New Roman"/>
          <w:noProof/>
          <w:sz w:val="24"/>
          <w:szCs w:val="24"/>
        </w:rPr>
        <w:t>(Beaty et al., 2014; Benedek et al., 2014; Mednick, 1962)</w:t>
      </w:r>
      <w:r>
        <w:rPr>
          <w:rFonts w:ascii="Times New Roman" w:hAnsi="Times New Roman" w:cs="Times New Roman"/>
          <w:sz w:val="24"/>
          <w:szCs w:val="24"/>
        </w:rPr>
        <w:t>.</w:t>
      </w:r>
    </w:p>
    <w:p w14:paraId="77D29566" w14:textId="77777777" w:rsidR="00CE74EA" w:rsidRPr="00934B2D" w:rsidRDefault="00CE74EA" w:rsidP="00CE74EA">
      <w:pPr>
        <w:spacing w:line="480" w:lineRule="auto"/>
        <w:rPr>
          <w:rFonts w:ascii="Times New Roman" w:hAnsi="Times New Roman" w:cs="Times New Roman"/>
          <w:i/>
          <w:sz w:val="24"/>
          <w:szCs w:val="24"/>
        </w:rPr>
      </w:pPr>
      <w:r>
        <w:rPr>
          <w:rFonts w:ascii="Times New Roman" w:hAnsi="Times New Roman" w:cs="Times New Roman"/>
          <w:i/>
          <w:sz w:val="24"/>
          <w:szCs w:val="24"/>
        </w:rPr>
        <w:t>iii. Dual-processes in semantic memory</w:t>
      </w:r>
    </w:p>
    <w:p w14:paraId="3E71FB60" w14:textId="5682E220" w:rsidR="00CE74EA" w:rsidRPr="00CE74EA" w:rsidRDefault="00CE74EA" w:rsidP="00CE74EA">
      <w:pPr>
        <w:spacing w:line="480" w:lineRule="auto"/>
        <w:rPr>
          <w:rFonts w:ascii="Times New Roman" w:hAnsi="Times New Roman" w:cs="Times New Roman"/>
          <w:b/>
          <w:sz w:val="24"/>
          <w:szCs w:val="24"/>
        </w:rPr>
      </w:pPr>
      <w:r>
        <w:rPr>
          <w:rFonts w:ascii="Times New Roman" w:hAnsi="Times New Roman" w:cs="Times New Roman"/>
          <w:noProof/>
          <w:sz w:val="24"/>
          <w:szCs w:val="24"/>
        </w:rPr>
        <w:tab/>
        <w:t xml:space="preserve">One study has examined how executive and associative processes contribute to semantic network structure. Kenett and associates (2016) measured fluid intelligence and creative achievement to construct groups of high or low on both and high on one and low on the other. These comparison groups allowed them to investigate specific effects of high executive or high </w:t>
      </w:r>
      <w:r>
        <w:rPr>
          <w:rFonts w:ascii="Times New Roman" w:hAnsi="Times New Roman" w:cs="Times New Roman"/>
          <w:noProof/>
          <w:sz w:val="24"/>
          <w:szCs w:val="24"/>
        </w:rPr>
        <w:lastRenderedPageBreak/>
        <w:t xml:space="preserve">associative processes or high on both. Lower creative achievement had more local connections (high CC) and more structured networks (longer ASPL and higher modularity). Modularity (Q) measures of how partitioned the network is with more secular groups than network interconnectedness. Q is a measure of a network’s rigidness with less connections taking place between concepts—the opposite of flexibilty. Those high on the Asperger’s spectrum traits, known for rigid thinking (Kanner, 1943), had significantly higher Q values than matched controls’ networks (Kenett, Gold, &amp; Faust, 2015). This results reflects previous findings that those with Asperger’s and autism have impairments in flexible thinking, particularly in language (Gold &amp; Faust, 2010; Hobson, 2012).Those high in fluid intelligence and low in CAQ had the highest structural values (high ASPL and Q values and low small-world value) in Kenett and colleagues (2016) study, which suggests that executive processes are associated with the structure of a perosn’s network. Those high in both Gf and creative achievement had the highest flexibility and lowest structural features of the groups. </w:t>
      </w:r>
    </w:p>
    <w:p w14:paraId="57903680" w14:textId="77777777" w:rsidR="00E473BB" w:rsidRPr="00E2147C" w:rsidRDefault="00E473BB" w:rsidP="00E2147C">
      <w:pPr>
        <w:tabs>
          <w:tab w:val="center" w:pos="4680"/>
        </w:tabs>
        <w:spacing w:line="480" w:lineRule="auto"/>
        <w:rPr>
          <w:rFonts w:ascii="Times New Roman" w:hAnsi="Times New Roman" w:cs="Times New Roman"/>
          <w:b/>
          <w:sz w:val="24"/>
          <w:szCs w:val="24"/>
        </w:rPr>
      </w:pPr>
      <w:r w:rsidRPr="007A4C45">
        <w:rPr>
          <w:rFonts w:ascii="Times New Roman" w:hAnsi="Times New Roman" w:cs="Times New Roman"/>
          <w:sz w:val="24"/>
          <w:szCs w:val="24"/>
        </w:rPr>
        <w:br w:type="page"/>
      </w:r>
    </w:p>
    <w:p w14:paraId="5287ADE8" w14:textId="77777777" w:rsidR="00E473BB" w:rsidRPr="00E473BB" w:rsidRDefault="00E473BB" w:rsidP="00E473BB">
      <w:pPr>
        <w:pStyle w:val="EndNoteBibliography"/>
        <w:spacing w:after="0" w:line="480" w:lineRule="auto"/>
        <w:ind w:left="720" w:hanging="720"/>
        <w:jc w:val="center"/>
        <w:rPr>
          <w:ins w:id="19" w:author="Alexander Christensen" w:date="2016-10-22T12:48:00Z"/>
          <w:rFonts w:ascii="Times New Roman" w:hAnsi="Times New Roman" w:cs="Times New Roman"/>
          <w:b/>
          <w:sz w:val="24"/>
          <w:szCs w:val="24"/>
        </w:rPr>
      </w:pPr>
      <w:r w:rsidRPr="00E473BB">
        <w:rPr>
          <w:rFonts w:ascii="Times New Roman" w:hAnsi="Times New Roman" w:cs="Times New Roman"/>
          <w:b/>
          <w:sz w:val="24"/>
          <w:szCs w:val="24"/>
        </w:rPr>
        <w:lastRenderedPageBreak/>
        <w:t>References</w:t>
      </w:r>
    </w:p>
    <w:p w14:paraId="3A277C37" w14:textId="77777777" w:rsidR="00E473BB" w:rsidRPr="00E473BB" w:rsidRDefault="00E473BB" w:rsidP="00E473BB">
      <w:pPr>
        <w:pStyle w:val="EndNoteBibliography"/>
        <w:spacing w:after="0" w:line="480" w:lineRule="auto"/>
        <w:ind w:left="720" w:hanging="720"/>
        <w:rPr>
          <w:ins w:id="20" w:author="Alexander Christensen" w:date="2016-10-22T12:48:00Z"/>
          <w:rFonts w:ascii="Times New Roman" w:hAnsi="Times New Roman" w:cs="Times New Roman"/>
          <w:b/>
          <w:sz w:val="24"/>
          <w:szCs w:val="24"/>
        </w:rPr>
      </w:pPr>
    </w:p>
    <w:p w14:paraId="17D52924"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Ackerman, P. L., &amp; Heggestad, E. D. (1997). Intelligence, personality, and interests: evidence for overlapping traits. </w:t>
      </w:r>
      <w:r>
        <w:rPr>
          <w:rFonts w:ascii="Times New Roman" w:hAnsi="Times New Roman" w:cs="Times New Roman"/>
          <w:i/>
          <w:sz w:val="24"/>
          <w:szCs w:val="24"/>
        </w:rPr>
        <w:t>Psychological B</w:t>
      </w:r>
      <w:r w:rsidRPr="00E473BB">
        <w:rPr>
          <w:rFonts w:ascii="Times New Roman" w:hAnsi="Times New Roman" w:cs="Times New Roman"/>
          <w:i/>
          <w:sz w:val="24"/>
          <w:szCs w:val="24"/>
        </w:rPr>
        <w:t>ulletin, 121</w:t>
      </w:r>
      <w:r w:rsidRPr="00E473BB">
        <w:rPr>
          <w:rFonts w:ascii="Times New Roman" w:hAnsi="Times New Roman" w:cs="Times New Roman"/>
          <w:sz w:val="24"/>
          <w:szCs w:val="24"/>
        </w:rPr>
        <w:t xml:space="preserve">(2), 219. </w:t>
      </w:r>
    </w:p>
    <w:p w14:paraId="679817C7"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Barabási, A.-L. (2011). The network takeover. </w:t>
      </w:r>
      <w:r w:rsidRPr="00E473BB">
        <w:rPr>
          <w:rFonts w:ascii="Times New Roman" w:hAnsi="Times New Roman" w:cs="Times New Roman"/>
          <w:i/>
          <w:sz w:val="24"/>
          <w:szCs w:val="24"/>
        </w:rPr>
        <w:t>Nature Physics, 8</w:t>
      </w:r>
      <w:r w:rsidRPr="00E473BB">
        <w:rPr>
          <w:rFonts w:ascii="Times New Roman" w:hAnsi="Times New Roman" w:cs="Times New Roman"/>
          <w:sz w:val="24"/>
          <w:szCs w:val="24"/>
        </w:rPr>
        <w:t xml:space="preserve">(1), 14. </w:t>
      </w:r>
    </w:p>
    <w:p w14:paraId="50D514FE"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Beaty, R. E., Benedek, M., Silvia, P. J., &amp; Schacter, D. L. (2016). Creative Cognition and Brain Network Dynamics. </w:t>
      </w:r>
      <w:r w:rsidRPr="00E473BB">
        <w:rPr>
          <w:rFonts w:ascii="Times New Roman" w:hAnsi="Times New Roman" w:cs="Times New Roman"/>
          <w:i/>
          <w:sz w:val="24"/>
          <w:szCs w:val="24"/>
        </w:rPr>
        <w:t xml:space="preserve">Trends </w:t>
      </w:r>
      <w:r>
        <w:rPr>
          <w:rFonts w:ascii="Times New Roman" w:hAnsi="Times New Roman" w:cs="Times New Roman"/>
          <w:i/>
          <w:sz w:val="24"/>
          <w:szCs w:val="24"/>
        </w:rPr>
        <w:t xml:space="preserve">in </w:t>
      </w:r>
      <w:r w:rsidRPr="00E473BB">
        <w:rPr>
          <w:rFonts w:ascii="Times New Roman" w:hAnsi="Times New Roman" w:cs="Times New Roman"/>
          <w:i/>
          <w:sz w:val="24"/>
          <w:szCs w:val="24"/>
        </w:rPr>
        <w:t>Cogn</w:t>
      </w:r>
      <w:r>
        <w:rPr>
          <w:rFonts w:ascii="Times New Roman" w:hAnsi="Times New Roman" w:cs="Times New Roman"/>
          <w:i/>
          <w:sz w:val="24"/>
          <w:szCs w:val="24"/>
        </w:rPr>
        <w:t>itive</w:t>
      </w:r>
      <w:r w:rsidRPr="00E473BB">
        <w:rPr>
          <w:rFonts w:ascii="Times New Roman" w:hAnsi="Times New Roman" w:cs="Times New Roman"/>
          <w:i/>
          <w:sz w:val="24"/>
          <w:szCs w:val="24"/>
        </w:rPr>
        <w:t xml:space="preserve"> Sci</w:t>
      </w:r>
      <w:r>
        <w:rPr>
          <w:rFonts w:ascii="Times New Roman" w:hAnsi="Times New Roman" w:cs="Times New Roman"/>
          <w:i/>
          <w:sz w:val="24"/>
          <w:szCs w:val="24"/>
        </w:rPr>
        <w:t>ence</w:t>
      </w:r>
      <w:r w:rsidRPr="00E473BB">
        <w:rPr>
          <w:rFonts w:ascii="Times New Roman" w:hAnsi="Times New Roman" w:cs="Times New Roman"/>
          <w:i/>
          <w:sz w:val="24"/>
          <w:szCs w:val="24"/>
        </w:rPr>
        <w:t>, 20</w:t>
      </w:r>
      <w:r w:rsidRPr="00E473BB">
        <w:rPr>
          <w:rFonts w:ascii="Times New Roman" w:hAnsi="Times New Roman" w:cs="Times New Roman"/>
          <w:sz w:val="24"/>
          <w:szCs w:val="24"/>
        </w:rPr>
        <w:t>(2), 87-95. doi:10.1016/j.tics.2015.10.004</w:t>
      </w:r>
    </w:p>
    <w:p w14:paraId="19933D1A"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Beaty, R. E., Silvia, P. J., Nusbaum, E. C., Jauk, E., &amp; Benedek, M. (2014). The roles of associative and executive processes in creative cognition. </w:t>
      </w:r>
      <w:r w:rsidRPr="00E473BB">
        <w:rPr>
          <w:rFonts w:ascii="Times New Roman" w:hAnsi="Times New Roman" w:cs="Times New Roman"/>
          <w:i/>
          <w:sz w:val="24"/>
          <w:szCs w:val="24"/>
        </w:rPr>
        <w:t>Mem</w:t>
      </w:r>
      <w:r>
        <w:rPr>
          <w:rFonts w:ascii="Times New Roman" w:hAnsi="Times New Roman" w:cs="Times New Roman"/>
          <w:i/>
          <w:sz w:val="24"/>
          <w:szCs w:val="24"/>
        </w:rPr>
        <w:t>ory &amp;</w:t>
      </w:r>
      <w:r w:rsidRPr="00E473BB">
        <w:rPr>
          <w:rFonts w:ascii="Times New Roman" w:hAnsi="Times New Roman" w:cs="Times New Roman"/>
          <w:i/>
          <w:sz w:val="24"/>
          <w:szCs w:val="24"/>
        </w:rPr>
        <w:t xml:space="preserve"> Cognit</w:t>
      </w:r>
      <w:r>
        <w:rPr>
          <w:rFonts w:ascii="Times New Roman" w:hAnsi="Times New Roman" w:cs="Times New Roman"/>
          <w:i/>
          <w:sz w:val="24"/>
          <w:szCs w:val="24"/>
        </w:rPr>
        <w:t>ion</w:t>
      </w:r>
      <w:r w:rsidRPr="00E473BB">
        <w:rPr>
          <w:rFonts w:ascii="Times New Roman" w:hAnsi="Times New Roman" w:cs="Times New Roman"/>
          <w:i/>
          <w:sz w:val="24"/>
          <w:szCs w:val="24"/>
        </w:rPr>
        <w:t>, 42</w:t>
      </w:r>
      <w:r w:rsidRPr="00E473BB">
        <w:rPr>
          <w:rFonts w:ascii="Times New Roman" w:hAnsi="Times New Roman" w:cs="Times New Roman"/>
          <w:sz w:val="24"/>
          <w:szCs w:val="24"/>
        </w:rPr>
        <w:t>(7), 1186-1197. doi:10.3758/s13421-014-0428-8</w:t>
      </w:r>
    </w:p>
    <w:p w14:paraId="409BC658"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Benedek, M., Jauk, E., Beaty, R. E., Fink, A., Koschutnig, K., &amp; Neubauer, A. C. (2016). Brain mechanisms associated with internally directed attention and self-generated thought. </w:t>
      </w:r>
      <w:r w:rsidRPr="00E473BB">
        <w:rPr>
          <w:rFonts w:ascii="Times New Roman" w:hAnsi="Times New Roman" w:cs="Times New Roman"/>
          <w:i/>
          <w:sz w:val="24"/>
          <w:szCs w:val="24"/>
        </w:rPr>
        <w:t>Sci</w:t>
      </w:r>
      <w:r>
        <w:rPr>
          <w:rFonts w:ascii="Times New Roman" w:hAnsi="Times New Roman" w:cs="Times New Roman"/>
          <w:i/>
          <w:sz w:val="24"/>
          <w:szCs w:val="24"/>
        </w:rPr>
        <w:t>entific</w:t>
      </w:r>
      <w:r w:rsidRPr="00E473BB">
        <w:rPr>
          <w:rFonts w:ascii="Times New Roman" w:hAnsi="Times New Roman" w:cs="Times New Roman"/>
          <w:i/>
          <w:sz w:val="24"/>
          <w:szCs w:val="24"/>
        </w:rPr>
        <w:t xml:space="preserve"> Rep</w:t>
      </w:r>
      <w:r>
        <w:rPr>
          <w:rFonts w:ascii="Times New Roman" w:hAnsi="Times New Roman" w:cs="Times New Roman"/>
          <w:i/>
          <w:sz w:val="24"/>
          <w:szCs w:val="24"/>
        </w:rPr>
        <w:t>orts</w:t>
      </w:r>
      <w:r w:rsidRPr="00E473BB">
        <w:rPr>
          <w:rFonts w:ascii="Times New Roman" w:hAnsi="Times New Roman" w:cs="Times New Roman"/>
          <w:i/>
          <w:sz w:val="24"/>
          <w:szCs w:val="24"/>
        </w:rPr>
        <w:t>, 6</w:t>
      </w:r>
      <w:r w:rsidRPr="00E473BB">
        <w:rPr>
          <w:rFonts w:ascii="Times New Roman" w:hAnsi="Times New Roman" w:cs="Times New Roman"/>
          <w:sz w:val="24"/>
          <w:szCs w:val="24"/>
        </w:rPr>
        <w:t>, 22959. doi:10.1038/srep22959</w:t>
      </w:r>
    </w:p>
    <w:p w14:paraId="3314E4C7"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Benedek, M., Jauk, E., Sommer, M., Arendasy, M., &amp; Neubauer, A. C. (2014). Intelligence, creativity, and cognitive control: The common and differential involvement of executive functions in intelligence and creativity. </w:t>
      </w:r>
      <w:r w:rsidRPr="00E473BB">
        <w:rPr>
          <w:rFonts w:ascii="Times New Roman" w:hAnsi="Times New Roman" w:cs="Times New Roman"/>
          <w:i/>
          <w:sz w:val="24"/>
          <w:szCs w:val="24"/>
        </w:rPr>
        <w:t>Intelligence, 46</w:t>
      </w:r>
      <w:r w:rsidRPr="00E473BB">
        <w:rPr>
          <w:rFonts w:ascii="Times New Roman" w:hAnsi="Times New Roman" w:cs="Times New Roman"/>
          <w:sz w:val="24"/>
          <w:szCs w:val="24"/>
        </w:rPr>
        <w:t>, 73-83. doi:10.1016/j.intell.2014.05.007</w:t>
      </w:r>
    </w:p>
    <w:p w14:paraId="439972B8"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Benedek, M., Könen, T., &amp; Neubauer, A. C. (2012). Associative abilities underlying creativity. </w:t>
      </w:r>
      <w:r w:rsidRPr="00E473BB">
        <w:rPr>
          <w:rFonts w:ascii="Times New Roman" w:hAnsi="Times New Roman" w:cs="Times New Roman"/>
          <w:i/>
          <w:sz w:val="24"/>
          <w:szCs w:val="24"/>
        </w:rPr>
        <w:t>Psychology of Aesthetics, Creativity, and the Arts, 6</w:t>
      </w:r>
      <w:r w:rsidRPr="00E473BB">
        <w:rPr>
          <w:rFonts w:ascii="Times New Roman" w:hAnsi="Times New Roman" w:cs="Times New Roman"/>
          <w:sz w:val="24"/>
          <w:szCs w:val="24"/>
        </w:rPr>
        <w:t>(3), 273-281. doi:10.1037/a0027059</w:t>
      </w:r>
    </w:p>
    <w:p w14:paraId="70D2E12C"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Benedek, M., &amp; Neubauer, A. C. (2013). Revisiting Mednick's Model on Creativity-Related Differences in Associative Hierarchies. Evidence for a Common Path to Uncommon Thought. </w:t>
      </w:r>
      <w:r w:rsidRPr="00E473BB">
        <w:rPr>
          <w:rFonts w:ascii="Times New Roman" w:hAnsi="Times New Roman" w:cs="Times New Roman"/>
          <w:i/>
          <w:sz w:val="24"/>
          <w:szCs w:val="24"/>
        </w:rPr>
        <w:t>J</w:t>
      </w:r>
      <w:r>
        <w:rPr>
          <w:rFonts w:ascii="Times New Roman" w:hAnsi="Times New Roman" w:cs="Times New Roman"/>
          <w:i/>
          <w:sz w:val="24"/>
          <w:szCs w:val="24"/>
        </w:rPr>
        <w:t>ournal of</w:t>
      </w:r>
      <w:r w:rsidRPr="00E473BB">
        <w:rPr>
          <w:rFonts w:ascii="Times New Roman" w:hAnsi="Times New Roman" w:cs="Times New Roman"/>
          <w:i/>
          <w:sz w:val="24"/>
          <w:szCs w:val="24"/>
        </w:rPr>
        <w:t xml:space="preserve"> Creat</w:t>
      </w:r>
      <w:r>
        <w:rPr>
          <w:rFonts w:ascii="Times New Roman" w:hAnsi="Times New Roman" w:cs="Times New Roman"/>
          <w:i/>
          <w:sz w:val="24"/>
          <w:szCs w:val="24"/>
        </w:rPr>
        <w:t>ive</w:t>
      </w:r>
      <w:r w:rsidRPr="00E473BB">
        <w:rPr>
          <w:rFonts w:ascii="Times New Roman" w:hAnsi="Times New Roman" w:cs="Times New Roman"/>
          <w:i/>
          <w:sz w:val="24"/>
          <w:szCs w:val="24"/>
        </w:rPr>
        <w:t xml:space="preserve"> Behav</w:t>
      </w:r>
      <w:r>
        <w:rPr>
          <w:rFonts w:ascii="Times New Roman" w:hAnsi="Times New Roman" w:cs="Times New Roman"/>
          <w:i/>
          <w:sz w:val="24"/>
          <w:szCs w:val="24"/>
        </w:rPr>
        <w:t>ior</w:t>
      </w:r>
      <w:r w:rsidRPr="00E473BB">
        <w:rPr>
          <w:rFonts w:ascii="Times New Roman" w:hAnsi="Times New Roman" w:cs="Times New Roman"/>
          <w:i/>
          <w:sz w:val="24"/>
          <w:szCs w:val="24"/>
        </w:rPr>
        <w:t>, 47</w:t>
      </w:r>
      <w:r w:rsidRPr="00E473BB">
        <w:rPr>
          <w:rFonts w:ascii="Times New Roman" w:hAnsi="Times New Roman" w:cs="Times New Roman"/>
          <w:sz w:val="24"/>
          <w:szCs w:val="24"/>
        </w:rPr>
        <w:t>(4), 273-289. doi:10.1002/jocb.35</w:t>
      </w:r>
    </w:p>
    <w:p w14:paraId="65153723"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lastRenderedPageBreak/>
        <w:t xml:space="preserve">Borge-Holthoefer, J., &amp; Arenas, A. (2010). Semantic Networks: Structure and Dynamics. </w:t>
      </w:r>
      <w:r w:rsidRPr="00E473BB">
        <w:rPr>
          <w:rFonts w:ascii="Times New Roman" w:hAnsi="Times New Roman" w:cs="Times New Roman"/>
          <w:i/>
          <w:sz w:val="24"/>
          <w:szCs w:val="24"/>
        </w:rPr>
        <w:t>Entropy, 12</w:t>
      </w:r>
      <w:r w:rsidRPr="00E473BB">
        <w:rPr>
          <w:rFonts w:ascii="Times New Roman" w:hAnsi="Times New Roman" w:cs="Times New Roman"/>
          <w:sz w:val="24"/>
          <w:szCs w:val="24"/>
        </w:rPr>
        <w:t>(5), 1264-1302. doi:10.3390/e12051264</w:t>
      </w:r>
    </w:p>
    <w:p w14:paraId="79F1381E"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Christoff, K., Irving, Z. C., Fox, K. C., Spreng, R. N., &amp; Andrews-Hanna, J. R. (2016). Mind-wandering as spontaneous thought: a dynamic framework. </w:t>
      </w:r>
      <w:r w:rsidRPr="00E473BB">
        <w:rPr>
          <w:rFonts w:ascii="Times New Roman" w:hAnsi="Times New Roman" w:cs="Times New Roman"/>
          <w:i/>
          <w:sz w:val="24"/>
          <w:szCs w:val="24"/>
        </w:rPr>
        <w:t>Nature Reviews Neuroscience</w:t>
      </w:r>
      <w:r w:rsidRPr="00E473BB">
        <w:rPr>
          <w:rFonts w:ascii="Times New Roman" w:hAnsi="Times New Roman" w:cs="Times New Roman"/>
          <w:sz w:val="24"/>
          <w:szCs w:val="24"/>
        </w:rPr>
        <w:t xml:space="preserve">. </w:t>
      </w:r>
    </w:p>
    <w:p w14:paraId="3602C126"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Cohen, J. (1992). A power primer. </w:t>
      </w:r>
      <w:r>
        <w:rPr>
          <w:rFonts w:ascii="Times New Roman" w:hAnsi="Times New Roman" w:cs="Times New Roman"/>
          <w:i/>
          <w:sz w:val="24"/>
          <w:szCs w:val="24"/>
        </w:rPr>
        <w:t>Psychological B</w:t>
      </w:r>
      <w:r w:rsidRPr="00E473BB">
        <w:rPr>
          <w:rFonts w:ascii="Times New Roman" w:hAnsi="Times New Roman" w:cs="Times New Roman"/>
          <w:i/>
          <w:sz w:val="24"/>
          <w:szCs w:val="24"/>
        </w:rPr>
        <w:t>ulletin, 112</w:t>
      </w:r>
      <w:r w:rsidRPr="00E473BB">
        <w:rPr>
          <w:rFonts w:ascii="Times New Roman" w:hAnsi="Times New Roman" w:cs="Times New Roman"/>
          <w:sz w:val="24"/>
          <w:szCs w:val="24"/>
        </w:rPr>
        <w:t xml:space="preserve">(1), 155. </w:t>
      </w:r>
    </w:p>
    <w:p w14:paraId="22B89829"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Collins, A. M., &amp; Loftus, E. F. (1975). A spreading-activation theory of semantic processing. </w:t>
      </w:r>
      <w:r w:rsidRPr="00E473BB">
        <w:rPr>
          <w:rFonts w:ascii="Times New Roman" w:hAnsi="Times New Roman" w:cs="Times New Roman"/>
          <w:i/>
          <w:sz w:val="24"/>
          <w:szCs w:val="24"/>
        </w:rPr>
        <w:t>Psychological Review, 82</w:t>
      </w:r>
      <w:r w:rsidRPr="00E473BB">
        <w:rPr>
          <w:rFonts w:ascii="Times New Roman" w:hAnsi="Times New Roman" w:cs="Times New Roman"/>
          <w:sz w:val="24"/>
          <w:szCs w:val="24"/>
        </w:rPr>
        <w:t xml:space="preserve">(6), 407. </w:t>
      </w:r>
    </w:p>
    <w:p w14:paraId="1EB23011"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Collins, A. M., &amp; Quillian, M. R. (1969). Retrieval time from semantic memory. </w:t>
      </w:r>
      <w:r w:rsidRPr="00E473BB">
        <w:rPr>
          <w:rFonts w:ascii="Times New Roman" w:hAnsi="Times New Roman" w:cs="Times New Roman"/>
          <w:i/>
          <w:sz w:val="24"/>
          <w:szCs w:val="24"/>
        </w:rPr>
        <w:t xml:space="preserve">Journal of </w:t>
      </w:r>
      <w:r>
        <w:rPr>
          <w:rFonts w:ascii="Times New Roman" w:hAnsi="Times New Roman" w:cs="Times New Roman"/>
          <w:i/>
          <w:sz w:val="24"/>
          <w:szCs w:val="24"/>
        </w:rPr>
        <w:t>V</w:t>
      </w:r>
      <w:r w:rsidRPr="00E473BB">
        <w:rPr>
          <w:rFonts w:ascii="Times New Roman" w:hAnsi="Times New Roman" w:cs="Times New Roman"/>
          <w:i/>
          <w:sz w:val="24"/>
          <w:szCs w:val="24"/>
        </w:rPr>
        <w:t xml:space="preserve">erbal </w:t>
      </w:r>
      <w:r>
        <w:rPr>
          <w:rFonts w:ascii="Times New Roman" w:hAnsi="Times New Roman" w:cs="Times New Roman"/>
          <w:i/>
          <w:sz w:val="24"/>
          <w:szCs w:val="24"/>
        </w:rPr>
        <w:t>Learning and Verbal B</w:t>
      </w:r>
      <w:r w:rsidRPr="00E473BB">
        <w:rPr>
          <w:rFonts w:ascii="Times New Roman" w:hAnsi="Times New Roman" w:cs="Times New Roman"/>
          <w:i/>
          <w:sz w:val="24"/>
          <w:szCs w:val="24"/>
        </w:rPr>
        <w:t>ehavior, 8</w:t>
      </w:r>
      <w:r w:rsidRPr="00E473BB">
        <w:rPr>
          <w:rFonts w:ascii="Times New Roman" w:hAnsi="Times New Roman" w:cs="Times New Roman"/>
          <w:sz w:val="24"/>
          <w:szCs w:val="24"/>
        </w:rPr>
        <w:t xml:space="preserve">(2), 240-247. </w:t>
      </w:r>
    </w:p>
    <w:p w14:paraId="34EAC77B"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DeYoung, C. G. (2011). Intelligence and personality. </w:t>
      </w:r>
      <w:r>
        <w:rPr>
          <w:rFonts w:ascii="Times New Roman" w:hAnsi="Times New Roman" w:cs="Times New Roman"/>
          <w:i/>
          <w:sz w:val="24"/>
          <w:szCs w:val="24"/>
        </w:rPr>
        <w:t>The Cambridge Handbook of I</w:t>
      </w:r>
      <w:r w:rsidRPr="00E473BB">
        <w:rPr>
          <w:rFonts w:ascii="Times New Roman" w:hAnsi="Times New Roman" w:cs="Times New Roman"/>
          <w:i/>
          <w:sz w:val="24"/>
          <w:szCs w:val="24"/>
        </w:rPr>
        <w:t>ntelligence</w:t>
      </w:r>
      <w:r w:rsidRPr="00E473BB">
        <w:rPr>
          <w:rFonts w:ascii="Times New Roman" w:hAnsi="Times New Roman" w:cs="Times New Roman"/>
          <w:sz w:val="24"/>
          <w:szCs w:val="24"/>
        </w:rPr>
        <w:t xml:space="preserve">, 711-737. </w:t>
      </w:r>
    </w:p>
    <w:p w14:paraId="2DF38237"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DeYoung, C. G. (2014). Openness/Intellect: A dimension of personality reflecting cognitive exploration. </w:t>
      </w:r>
      <w:r>
        <w:rPr>
          <w:rFonts w:ascii="Times New Roman" w:hAnsi="Times New Roman" w:cs="Times New Roman"/>
          <w:i/>
          <w:sz w:val="24"/>
          <w:szCs w:val="24"/>
        </w:rPr>
        <w:t>APA H</w:t>
      </w:r>
      <w:r w:rsidRPr="00E473BB">
        <w:rPr>
          <w:rFonts w:ascii="Times New Roman" w:hAnsi="Times New Roman" w:cs="Times New Roman"/>
          <w:i/>
          <w:sz w:val="24"/>
          <w:szCs w:val="24"/>
        </w:rPr>
        <w:t xml:space="preserve">andbook of </w:t>
      </w:r>
      <w:r>
        <w:rPr>
          <w:rFonts w:ascii="Times New Roman" w:hAnsi="Times New Roman" w:cs="Times New Roman"/>
          <w:i/>
          <w:sz w:val="24"/>
          <w:szCs w:val="24"/>
        </w:rPr>
        <w:t>Personality and Social P</w:t>
      </w:r>
      <w:r w:rsidRPr="00E473BB">
        <w:rPr>
          <w:rFonts w:ascii="Times New Roman" w:hAnsi="Times New Roman" w:cs="Times New Roman"/>
          <w:i/>
          <w:sz w:val="24"/>
          <w:szCs w:val="24"/>
        </w:rPr>
        <w:t xml:space="preserve">sychology: Personality </w:t>
      </w:r>
      <w:r>
        <w:rPr>
          <w:rFonts w:ascii="Times New Roman" w:hAnsi="Times New Roman" w:cs="Times New Roman"/>
          <w:i/>
          <w:sz w:val="24"/>
          <w:szCs w:val="24"/>
        </w:rPr>
        <w:t>Processes and Individual D</w:t>
      </w:r>
      <w:r w:rsidRPr="00E473BB">
        <w:rPr>
          <w:rFonts w:ascii="Times New Roman" w:hAnsi="Times New Roman" w:cs="Times New Roman"/>
          <w:i/>
          <w:sz w:val="24"/>
          <w:szCs w:val="24"/>
        </w:rPr>
        <w:t>ifferences, 4</w:t>
      </w:r>
      <w:r w:rsidRPr="00E473BB">
        <w:rPr>
          <w:rFonts w:ascii="Times New Roman" w:hAnsi="Times New Roman" w:cs="Times New Roman"/>
          <w:sz w:val="24"/>
          <w:szCs w:val="24"/>
        </w:rPr>
        <w:t xml:space="preserve">, 369-399. </w:t>
      </w:r>
    </w:p>
    <w:p w14:paraId="71D74B39"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DeYoung, C. G., Grazioplene, R. G., &amp; Peterson, J. B. (2012). From madness to genius: The Openness/Intellect trait domain as a paradoxical simplex. </w:t>
      </w:r>
      <w:r w:rsidRPr="00E473BB">
        <w:rPr>
          <w:rFonts w:ascii="Times New Roman" w:hAnsi="Times New Roman" w:cs="Times New Roman"/>
          <w:i/>
          <w:sz w:val="24"/>
          <w:szCs w:val="24"/>
        </w:rPr>
        <w:t>Journal of Research in Personality, 46</w:t>
      </w:r>
      <w:r w:rsidRPr="00E473BB">
        <w:rPr>
          <w:rFonts w:ascii="Times New Roman" w:hAnsi="Times New Roman" w:cs="Times New Roman"/>
          <w:sz w:val="24"/>
          <w:szCs w:val="24"/>
        </w:rPr>
        <w:t>(1), 63-78. doi:10.1016/j.jrp.2011.12.003</w:t>
      </w:r>
    </w:p>
    <w:p w14:paraId="6B6DC257"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DeYoung, C. G., Quilty, L. C., Peterson, J. B., &amp; Gray, J. R. (2014). Openness to experience, intellect, and cognitive ability. </w:t>
      </w:r>
      <w:r w:rsidRPr="00E473BB">
        <w:rPr>
          <w:rFonts w:ascii="Times New Roman" w:hAnsi="Times New Roman" w:cs="Times New Roman"/>
          <w:i/>
          <w:sz w:val="24"/>
          <w:szCs w:val="24"/>
        </w:rPr>
        <w:t>J</w:t>
      </w:r>
      <w:r>
        <w:rPr>
          <w:rFonts w:ascii="Times New Roman" w:hAnsi="Times New Roman" w:cs="Times New Roman"/>
          <w:i/>
          <w:sz w:val="24"/>
          <w:szCs w:val="24"/>
        </w:rPr>
        <w:t>ournal of</w:t>
      </w:r>
      <w:r w:rsidRPr="00E473BB">
        <w:rPr>
          <w:rFonts w:ascii="Times New Roman" w:hAnsi="Times New Roman" w:cs="Times New Roman"/>
          <w:i/>
          <w:sz w:val="24"/>
          <w:szCs w:val="24"/>
        </w:rPr>
        <w:t xml:space="preserve"> Pers</w:t>
      </w:r>
      <w:r>
        <w:rPr>
          <w:rFonts w:ascii="Times New Roman" w:hAnsi="Times New Roman" w:cs="Times New Roman"/>
          <w:i/>
          <w:sz w:val="24"/>
          <w:szCs w:val="24"/>
        </w:rPr>
        <w:t>onality</w:t>
      </w:r>
      <w:r w:rsidRPr="00E473BB">
        <w:rPr>
          <w:rFonts w:ascii="Times New Roman" w:hAnsi="Times New Roman" w:cs="Times New Roman"/>
          <w:i/>
          <w:sz w:val="24"/>
          <w:szCs w:val="24"/>
        </w:rPr>
        <w:t xml:space="preserve"> Assess</w:t>
      </w:r>
      <w:r>
        <w:rPr>
          <w:rFonts w:ascii="Times New Roman" w:hAnsi="Times New Roman" w:cs="Times New Roman"/>
          <w:i/>
          <w:sz w:val="24"/>
          <w:szCs w:val="24"/>
        </w:rPr>
        <w:t>ment</w:t>
      </w:r>
      <w:r w:rsidRPr="00E473BB">
        <w:rPr>
          <w:rFonts w:ascii="Times New Roman" w:hAnsi="Times New Roman" w:cs="Times New Roman"/>
          <w:i/>
          <w:sz w:val="24"/>
          <w:szCs w:val="24"/>
        </w:rPr>
        <w:t>, 96</w:t>
      </w:r>
      <w:r w:rsidRPr="00E473BB">
        <w:rPr>
          <w:rFonts w:ascii="Times New Roman" w:hAnsi="Times New Roman" w:cs="Times New Roman"/>
          <w:sz w:val="24"/>
          <w:szCs w:val="24"/>
        </w:rPr>
        <w:t>(1), 46-52. doi:10.1080/00223891.2013.806327</w:t>
      </w:r>
    </w:p>
    <w:p w14:paraId="6CC56E87"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DeYoung, C. G., Shamosh, N. A., Green, A. E., Braver, T. S., &amp; Gray, J. R. (2009). Intellect as distinct from Openness: differences revealed by fMRI of working memory. </w:t>
      </w:r>
      <w:r w:rsidRPr="00E473BB">
        <w:rPr>
          <w:rFonts w:ascii="Times New Roman" w:hAnsi="Times New Roman" w:cs="Times New Roman"/>
          <w:i/>
          <w:sz w:val="24"/>
          <w:szCs w:val="24"/>
        </w:rPr>
        <w:t>Journal of Personality and Social Psychology, 97</w:t>
      </w:r>
      <w:r w:rsidRPr="00E473BB">
        <w:rPr>
          <w:rFonts w:ascii="Times New Roman" w:hAnsi="Times New Roman" w:cs="Times New Roman"/>
          <w:sz w:val="24"/>
          <w:szCs w:val="24"/>
        </w:rPr>
        <w:t xml:space="preserve">(5), 883. </w:t>
      </w:r>
    </w:p>
    <w:p w14:paraId="6D2E12AC"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lastRenderedPageBreak/>
        <w:t xml:space="preserve">Efron, B., &amp; Tibshirani, R. J. (1994). </w:t>
      </w:r>
      <w:r w:rsidRPr="00E473BB">
        <w:rPr>
          <w:rFonts w:ascii="Times New Roman" w:hAnsi="Times New Roman" w:cs="Times New Roman"/>
          <w:i/>
          <w:sz w:val="24"/>
          <w:szCs w:val="24"/>
        </w:rPr>
        <w:t>An introduction to the bootstrap</w:t>
      </w:r>
      <w:r w:rsidRPr="00E473BB">
        <w:rPr>
          <w:rFonts w:ascii="Times New Roman" w:hAnsi="Times New Roman" w:cs="Times New Roman"/>
          <w:sz w:val="24"/>
          <w:szCs w:val="24"/>
        </w:rPr>
        <w:t>: CRC press.</w:t>
      </w:r>
    </w:p>
    <w:p w14:paraId="1B8F4467"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Faul, F., Erdfelder, E., Lang, A.-G., &amp; Buchner, A. (2007). G* Power 3: A flexible statistical power analysis program for the social, behavioral, and biomedical sciences. </w:t>
      </w:r>
      <w:r>
        <w:rPr>
          <w:rFonts w:ascii="Times New Roman" w:hAnsi="Times New Roman" w:cs="Times New Roman"/>
          <w:i/>
          <w:sz w:val="24"/>
          <w:szCs w:val="24"/>
        </w:rPr>
        <w:t>Behavior R</w:t>
      </w:r>
      <w:r w:rsidRPr="00E473BB">
        <w:rPr>
          <w:rFonts w:ascii="Times New Roman" w:hAnsi="Times New Roman" w:cs="Times New Roman"/>
          <w:i/>
          <w:sz w:val="24"/>
          <w:szCs w:val="24"/>
        </w:rPr>
        <w:t xml:space="preserve">esearch </w:t>
      </w:r>
      <w:r>
        <w:rPr>
          <w:rFonts w:ascii="Times New Roman" w:hAnsi="Times New Roman" w:cs="Times New Roman"/>
          <w:i/>
          <w:sz w:val="24"/>
          <w:szCs w:val="24"/>
        </w:rPr>
        <w:t>M</w:t>
      </w:r>
      <w:r w:rsidRPr="00E473BB">
        <w:rPr>
          <w:rFonts w:ascii="Times New Roman" w:hAnsi="Times New Roman" w:cs="Times New Roman"/>
          <w:i/>
          <w:sz w:val="24"/>
          <w:szCs w:val="24"/>
        </w:rPr>
        <w:t>ethods, 39</w:t>
      </w:r>
      <w:r w:rsidRPr="00E473BB">
        <w:rPr>
          <w:rFonts w:ascii="Times New Roman" w:hAnsi="Times New Roman" w:cs="Times New Roman"/>
          <w:sz w:val="24"/>
          <w:szCs w:val="24"/>
        </w:rPr>
        <w:t xml:space="preserve">(2), 175-191. </w:t>
      </w:r>
    </w:p>
    <w:p w14:paraId="623FD6E4"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Faust, M., &amp; Kenett, Y. N. (2014). Rigidity, chaos and integration: hemispheric interaction and individual differences in metaphor comprehension. </w:t>
      </w:r>
      <w:r w:rsidRPr="00E473BB">
        <w:rPr>
          <w:rFonts w:ascii="Times New Roman" w:hAnsi="Times New Roman" w:cs="Times New Roman"/>
          <w:i/>
          <w:sz w:val="24"/>
          <w:szCs w:val="24"/>
        </w:rPr>
        <w:t>Front</w:t>
      </w:r>
      <w:r>
        <w:rPr>
          <w:rFonts w:ascii="Times New Roman" w:hAnsi="Times New Roman" w:cs="Times New Roman"/>
          <w:i/>
          <w:sz w:val="24"/>
          <w:szCs w:val="24"/>
        </w:rPr>
        <w:t>iers in</w:t>
      </w:r>
      <w:r w:rsidRPr="00E473BB">
        <w:rPr>
          <w:rFonts w:ascii="Times New Roman" w:hAnsi="Times New Roman" w:cs="Times New Roman"/>
          <w:i/>
          <w:sz w:val="24"/>
          <w:szCs w:val="24"/>
        </w:rPr>
        <w:t xml:space="preserve"> Hum</w:t>
      </w:r>
      <w:r>
        <w:rPr>
          <w:rFonts w:ascii="Times New Roman" w:hAnsi="Times New Roman" w:cs="Times New Roman"/>
          <w:i/>
          <w:sz w:val="24"/>
          <w:szCs w:val="24"/>
        </w:rPr>
        <w:t>an</w:t>
      </w:r>
      <w:r w:rsidRPr="00E473BB">
        <w:rPr>
          <w:rFonts w:ascii="Times New Roman" w:hAnsi="Times New Roman" w:cs="Times New Roman"/>
          <w:i/>
          <w:sz w:val="24"/>
          <w:szCs w:val="24"/>
        </w:rPr>
        <w:t xml:space="preserve"> Neurosci</w:t>
      </w:r>
      <w:r>
        <w:rPr>
          <w:rFonts w:ascii="Times New Roman" w:hAnsi="Times New Roman" w:cs="Times New Roman"/>
          <w:i/>
          <w:sz w:val="24"/>
          <w:szCs w:val="24"/>
        </w:rPr>
        <w:t>ence</w:t>
      </w:r>
      <w:r w:rsidRPr="00E473BB">
        <w:rPr>
          <w:rFonts w:ascii="Times New Roman" w:hAnsi="Times New Roman" w:cs="Times New Roman"/>
          <w:i/>
          <w:sz w:val="24"/>
          <w:szCs w:val="24"/>
        </w:rPr>
        <w:t>, 8</w:t>
      </w:r>
      <w:r w:rsidRPr="00E473BB">
        <w:rPr>
          <w:rFonts w:ascii="Times New Roman" w:hAnsi="Times New Roman" w:cs="Times New Roman"/>
          <w:sz w:val="24"/>
          <w:szCs w:val="24"/>
        </w:rPr>
        <w:t>, 511. doi:10.3389/fnhum.2014.00511</w:t>
      </w:r>
    </w:p>
    <w:p w14:paraId="4623E0DD"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Fox, K. C., Spreng, R. N., Ellamil, M., Andrews-Hanna, J. R., &amp; Christoff, K. (2015). The wandering brain: meta-analysis of functional neuroimaging studies of mind-wandering and related spontaneous thought processes. </w:t>
      </w:r>
      <w:r w:rsidRPr="00E473BB">
        <w:rPr>
          <w:rFonts w:ascii="Times New Roman" w:hAnsi="Times New Roman" w:cs="Times New Roman"/>
          <w:i/>
          <w:sz w:val="24"/>
          <w:szCs w:val="24"/>
        </w:rPr>
        <w:t>Neuroimage, 111</w:t>
      </w:r>
      <w:r w:rsidRPr="00E473BB">
        <w:rPr>
          <w:rFonts w:ascii="Times New Roman" w:hAnsi="Times New Roman" w:cs="Times New Roman"/>
          <w:sz w:val="24"/>
          <w:szCs w:val="24"/>
        </w:rPr>
        <w:t>, 611-621. doi:10.1016/j.neuroimage.2015.02.039</w:t>
      </w:r>
    </w:p>
    <w:p w14:paraId="697657AC"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Gabora, L. (2002). </w:t>
      </w:r>
      <w:r w:rsidRPr="00E473BB">
        <w:rPr>
          <w:rFonts w:ascii="Times New Roman" w:hAnsi="Times New Roman" w:cs="Times New Roman"/>
          <w:i/>
          <w:sz w:val="24"/>
          <w:szCs w:val="24"/>
        </w:rPr>
        <w:t>Cognitive mechanisms underlying the creative process.</w:t>
      </w:r>
      <w:r w:rsidRPr="00E473BB">
        <w:rPr>
          <w:rFonts w:ascii="Times New Roman" w:hAnsi="Times New Roman" w:cs="Times New Roman"/>
          <w:sz w:val="24"/>
          <w:szCs w:val="24"/>
        </w:rPr>
        <w:t xml:space="preserve"> Paper presented at the Proceedings of the 4th conference on Creativity &amp; cognition.</w:t>
      </w:r>
    </w:p>
    <w:p w14:paraId="7C0E5612"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Gold, R., &amp; Faust, M. (2010). Right hemisphere dysfunction and metaphor comprehension in young adults with Asperger syndrome. </w:t>
      </w:r>
      <w:r w:rsidRPr="00E473BB">
        <w:rPr>
          <w:rFonts w:ascii="Times New Roman" w:hAnsi="Times New Roman" w:cs="Times New Roman"/>
          <w:i/>
          <w:sz w:val="24"/>
          <w:szCs w:val="24"/>
        </w:rPr>
        <w:t>J</w:t>
      </w:r>
      <w:r>
        <w:rPr>
          <w:rFonts w:ascii="Times New Roman" w:hAnsi="Times New Roman" w:cs="Times New Roman"/>
          <w:i/>
          <w:sz w:val="24"/>
          <w:szCs w:val="24"/>
        </w:rPr>
        <w:t>ournal of</w:t>
      </w:r>
      <w:r w:rsidRPr="00E473BB">
        <w:rPr>
          <w:rFonts w:ascii="Times New Roman" w:hAnsi="Times New Roman" w:cs="Times New Roman"/>
          <w:i/>
          <w:sz w:val="24"/>
          <w:szCs w:val="24"/>
        </w:rPr>
        <w:t xml:space="preserve"> Autism Dev</w:t>
      </w:r>
      <w:r>
        <w:rPr>
          <w:rFonts w:ascii="Times New Roman" w:hAnsi="Times New Roman" w:cs="Times New Roman"/>
          <w:i/>
          <w:sz w:val="24"/>
          <w:szCs w:val="24"/>
        </w:rPr>
        <w:t>evelopment and</w:t>
      </w:r>
      <w:r w:rsidRPr="00E473BB">
        <w:rPr>
          <w:rFonts w:ascii="Times New Roman" w:hAnsi="Times New Roman" w:cs="Times New Roman"/>
          <w:i/>
          <w:sz w:val="24"/>
          <w:szCs w:val="24"/>
        </w:rPr>
        <w:t xml:space="preserve"> Disord</w:t>
      </w:r>
      <w:r>
        <w:rPr>
          <w:rFonts w:ascii="Times New Roman" w:hAnsi="Times New Roman" w:cs="Times New Roman"/>
          <w:i/>
          <w:sz w:val="24"/>
          <w:szCs w:val="24"/>
        </w:rPr>
        <w:t>er</w:t>
      </w:r>
      <w:r w:rsidRPr="00E473BB">
        <w:rPr>
          <w:rFonts w:ascii="Times New Roman" w:hAnsi="Times New Roman" w:cs="Times New Roman"/>
          <w:i/>
          <w:sz w:val="24"/>
          <w:szCs w:val="24"/>
        </w:rPr>
        <w:t>, 40</w:t>
      </w:r>
      <w:r w:rsidRPr="00E473BB">
        <w:rPr>
          <w:rFonts w:ascii="Times New Roman" w:hAnsi="Times New Roman" w:cs="Times New Roman"/>
          <w:sz w:val="24"/>
          <w:szCs w:val="24"/>
        </w:rPr>
        <w:t>(7), 800-811. doi:10.1007/s10803-009-0930-1</w:t>
      </w:r>
    </w:p>
    <w:p w14:paraId="4D08E2A8"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Guilford, J. P. (1957). Creative abilities in the arts. </w:t>
      </w:r>
      <w:r w:rsidRPr="00E473BB">
        <w:rPr>
          <w:rFonts w:ascii="Times New Roman" w:hAnsi="Times New Roman" w:cs="Times New Roman"/>
          <w:i/>
          <w:sz w:val="24"/>
          <w:szCs w:val="24"/>
        </w:rPr>
        <w:t>Psychological Review, 64</w:t>
      </w:r>
      <w:r w:rsidRPr="00E473BB">
        <w:rPr>
          <w:rFonts w:ascii="Times New Roman" w:hAnsi="Times New Roman" w:cs="Times New Roman"/>
          <w:sz w:val="24"/>
          <w:szCs w:val="24"/>
        </w:rPr>
        <w:t xml:space="preserve">(2), 110. </w:t>
      </w:r>
    </w:p>
    <w:p w14:paraId="68EC1315"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Guilford, J. P. (1959). Traits of creativity. </w:t>
      </w:r>
      <w:r w:rsidRPr="00E473BB">
        <w:rPr>
          <w:rFonts w:ascii="Times New Roman" w:hAnsi="Times New Roman" w:cs="Times New Roman"/>
          <w:i/>
          <w:sz w:val="24"/>
          <w:szCs w:val="24"/>
        </w:rPr>
        <w:t>Creativity and its cultivation, 10</w:t>
      </w:r>
      <w:r w:rsidRPr="00E473BB">
        <w:rPr>
          <w:rFonts w:ascii="Times New Roman" w:hAnsi="Times New Roman" w:cs="Times New Roman"/>
          <w:sz w:val="24"/>
          <w:szCs w:val="24"/>
        </w:rPr>
        <w:t xml:space="preserve">, 141-161. </w:t>
      </w:r>
    </w:p>
    <w:p w14:paraId="43A4F47B"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Hobson, R. P. (2012). Autism, literal language and concrete thinking: Some developmental considerations. </w:t>
      </w:r>
      <w:r w:rsidRPr="00E473BB">
        <w:rPr>
          <w:rFonts w:ascii="Times New Roman" w:hAnsi="Times New Roman" w:cs="Times New Roman"/>
          <w:i/>
          <w:sz w:val="24"/>
          <w:szCs w:val="24"/>
        </w:rPr>
        <w:t>Metaphor and Symbol, 27</w:t>
      </w:r>
      <w:r w:rsidRPr="00E473BB">
        <w:rPr>
          <w:rFonts w:ascii="Times New Roman" w:hAnsi="Times New Roman" w:cs="Times New Roman"/>
          <w:sz w:val="24"/>
          <w:szCs w:val="24"/>
        </w:rPr>
        <w:t xml:space="preserve">(1), 4-21. </w:t>
      </w:r>
    </w:p>
    <w:p w14:paraId="2A43E315"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Jarvis, W. B. G. (2004). MediaLab [computer software]. </w:t>
      </w:r>
      <w:r w:rsidRPr="00E473BB">
        <w:rPr>
          <w:rFonts w:ascii="Times New Roman" w:hAnsi="Times New Roman" w:cs="Times New Roman"/>
          <w:i/>
          <w:sz w:val="24"/>
          <w:szCs w:val="24"/>
        </w:rPr>
        <w:t>Columbus, OH: Empirisoft</w:t>
      </w:r>
      <w:r w:rsidRPr="00E473BB">
        <w:rPr>
          <w:rFonts w:ascii="Times New Roman" w:hAnsi="Times New Roman" w:cs="Times New Roman"/>
          <w:sz w:val="24"/>
          <w:szCs w:val="24"/>
        </w:rPr>
        <w:t xml:space="preserve">. </w:t>
      </w:r>
    </w:p>
    <w:p w14:paraId="096B72A6"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lastRenderedPageBreak/>
        <w:t xml:space="preserve">Jauk, E., Benedek, M., &amp; Neubauer, A. C. (2014). The Road to Creative Achievement: A Latent Variable Model of Ability and Personality Predictors. </w:t>
      </w:r>
      <w:r w:rsidRPr="00E473BB">
        <w:rPr>
          <w:rFonts w:ascii="Times New Roman" w:hAnsi="Times New Roman" w:cs="Times New Roman"/>
          <w:i/>
          <w:sz w:val="24"/>
          <w:szCs w:val="24"/>
        </w:rPr>
        <w:t>Eur</w:t>
      </w:r>
      <w:r>
        <w:rPr>
          <w:rFonts w:ascii="Times New Roman" w:hAnsi="Times New Roman" w:cs="Times New Roman"/>
          <w:i/>
          <w:sz w:val="24"/>
          <w:szCs w:val="24"/>
        </w:rPr>
        <w:t>opean</w:t>
      </w:r>
      <w:r w:rsidRPr="00E473BB">
        <w:rPr>
          <w:rFonts w:ascii="Times New Roman" w:hAnsi="Times New Roman" w:cs="Times New Roman"/>
          <w:i/>
          <w:sz w:val="24"/>
          <w:szCs w:val="24"/>
        </w:rPr>
        <w:t xml:space="preserve"> J</w:t>
      </w:r>
      <w:r>
        <w:rPr>
          <w:rFonts w:ascii="Times New Roman" w:hAnsi="Times New Roman" w:cs="Times New Roman"/>
          <w:i/>
          <w:sz w:val="24"/>
          <w:szCs w:val="24"/>
        </w:rPr>
        <w:t>ournal of</w:t>
      </w:r>
      <w:r w:rsidRPr="00E473BB">
        <w:rPr>
          <w:rFonts w:ascii="Times New Roman" w:hAnsi="Times New Roman" w:cs="Times New Roman"/>
          <w:i/>
          <w:sz w:val="24"/>
          <w:szCs w:val="24"/>
        </w:rPr>
        <w:t xml:space="preserve"> Pers</w:t>
      </w:r>
      <w:r>
        <w:rPr>
          <w:rFonts w:ascii="Times New Roman" w:hAnsi="Times New Roman" w:cs="Times New Roman"/>
          <w:i/>
          <w:sz w:val="24"/>
          <w:szCs w:val="24"/>
        </w:rPr>
        <w:t>onality</w:t>
      </w:r>
      <w:r w:rsidRPr="00E473BB">
        <w:rPr>
          <w:rFonts w:ascii="Times New Roman" w:hAnsi="Times New Roman" w:cs="Times New Roman"/>
          <w:i/>
          <w:sz w:val="24"/>
          <w:szCs w:val="24"/>
        </w:rPr>
        <w:t>, 28</w:t>
      </w:r>
      <w:r w:rsidRPr="00E473BB">
        <w:rPr>
          <w:rFonts w:ascii="Times New Roman" w:hAnsi="Times New Roman" w:cs="Times New Roman"/>
          <w:sz w:val="24"/>
          <w:szCs w:val="24"/>
        </w:rPr>
        <w:t>(1), 95-105. doi:10.1002/per.1941</w:t>
      </w:r>
    </w:p>
    <w:p w14:paraId="7A1A11DC"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Jones, M. N., Willits, J., Dennis, S., &amp; Jones, M. (2015). Models of semantic memory. </w:t>
      </w:r>
      <w:r w:rsidRPr="00E473BB">
        <w:rPr>
          <w:rFonts w:ascii="Times New Roman" w:hAnsi="Times New Roman" w:cs="Times New Roman"/>
          <w:i/>
          <w:sz w:val="24"/>
          <w:szCs w:val="24"/>
        </w:rPr>
        <w:t>Oxford Handbook of Mathematical and Computational Psychology</w:t>
      </w:r>
      <w:r w:rsidRPr="00E473BB">
        <w:rPr>
          <w:rFonts w:ascii="Times New Roman" w:hAnsi="Times New Roman" w:cs="Times New Roman"/>
          <w:sz w:val="24"/>
          <w:szCs w:val="24"/>
        </w:rPr>
        <w:t xml:space="preserve">, 232-254. </w:t>
      </w:r>
    </w:p>
    <w:p w14:paraId="552C10AB"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Kanner, L. (1943). Autistic disturbances of affective contact. </w:t>
      </w:r>
    </w:p>
    <w:p w14:paraId="168851C1"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Karwowski, M., Dul, J., Gralewski, J., Jauk, E., Jankowska, D. M., Gajda, A., . . . Benedek, M. (2016). Is creativity without intelligence possible? A Necessary Condition Analysis. </w:t>
      </w:r>
      <w:r w:rsidRPr="00E473BB">
        <w:rPr>
          <w:rFonts w:ascii="Times New Roman" w:hAnsi="Times New Roman" w:cs="Times New Roman"/>
          <w:i/>
          <w:sz w:val="24"/>
          <w:szCs w:val="24"/>
        </w:rPr>
        <w:t>Intelligence</w:t>
      </w:r>
      <w:r w:rsidRPr="00E473BB">
        <w:rPr>
          <w:rFonts w:ascii="Times New Roman" w:hAnsi="Times New Roman" w:cs="Times New Roman"/>
          <w:sz w:val="24"/>
          <w:szCs w:val="24"/>
        </w:rPr>
        <w:t xml:space="preserve">. </w:t>
      </w:r>
    </w:p>
    <w:p w14:paraId="06B52698"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Kaufman, S. B., Quilty, L. C., Grazioplene, R. G., Hirsh, J. B., Gray, J. R., Peterson, J. B., &amp; DeYoung, C. G. (2016). Openness to Experience and Intellect Differentially Predict Creative Achievement in the Arts and Sciences. </w:t>
      </w:r>
      <w:r w:rsidRPr="00E473BB">
        <w:rPr>
          <w:rFonts w:ascii="Times New Roman" w:hAnsi="Times New Roman" w:cs="Times New Roman"/>
          <w:i/>
          <w:sz w:val="24"/>
          <w:szCs w:val="24"/>
        </w:rPr>
        <w:t>J</w:t>
      </w:r>
      <w:r>
        <w:rPr>
          <w:rFonts w:ascii="Times New Roman" w:hAnsi="Times New Roman" w:cs="Times New Roman"/>
          <w:i/>
          <w:sz w:val="24"/>
          <w:szCs w:val="24"/>
        </w:rPr>
        <w:t>ournal of</w:t>
      </w:r>
      <w:r w:rsidRPr="00E473BB">
        <w:rPr>
          <w:rFonts w:ascii="Times New Roman" w:hAnsi="Times New Roman" w:cs="Times New Roman"/>
          <w:i/>
          <w:sz w:val="24"/>
          <w:szCs w:val="24"/>
        </w:rPr>
        <w:t xml:space="preserve"> Pers</w:t>
      </w:r>
      <w:r>
        <w:rPr>
          <w:rFonts w:ascii="Times New Roman" w:hAnsi="Times New Roman" w:cs="Times New Roman"/>
          <w:i/>
          <w:sz w:val="24"/>
          <w:szCs w:val="24"/>
        </w:rPr>
        <w:t>onality</w:t>
      </w:r>
      <w:r w:rsidRPr="00E473BB">
        <w:rPr>
          <w:rFonts w:ascii="Times New Roman" w:hAnsi="Times New Roman" w:cs="Times New Roman"/>
          <w:i/>
          <w:sz w:val="24"/>
          <w:szCs w:val="24"/>
        </w:rPr>
        <w:t>, 84</w:t>
      </w:r>
      <w:r w:rsidRPr="00E473BB">
        <w:rPr>
          <w:rFonts w:ascii="Times New Roman" w:hAnsi="Times New Roman" w:cs="Times New Roman"/>
          <w:sz w:val="24"/>
          <w:szCs w:val="24"/>
        </w:rPr>
        <w:t>(2), 248-258. doi:10.1111/jopy.12156</w:t>
      </w:r>
    </w:p>
    <w:p w14:paraId="6E9641A6"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Kenett, Y. N., Anaki, D., &amp; Faust, M. (2014). Investigating the structure of semantic networks in low and high creative persons. </w:t>
      </w:r>
      <w:r w:rsidRPr="00E473BB">
        <w:rPr>
          <w:rFonts w:ascii="Times New Roman" w:hAnsi="Times New Roman" w:cs="Times New Roman"/>
          <w:i/>
          <w:sz w:val="24"/>
          <w:szCs w:val="24"/>
        </w:rPr>
        <w:t>Front</w:t>
      </w:r>
      <w:r>
        <w:rPr>
          <w:rFonts w:ascii="Times New Roman" w:hAnsi="Times New Roman" w:cs="Times New Roman"/>
          <w:i/>
          <w:sz w:val="24"/>
          <w:szCs w:val="24"/>
        </w:rPr>
        <w:t>iers in</w:t>
      </w:r>
      <w:r w:rsidRPr="00E473BB">
        <w:rPr>
          <w:rFonts w:ascii="Times New Roman" w:hAnsi="Times New Roman" w:cs="Times New Roman"/>
          <w:i/>
          <w:sz w:val="24"/>
          <w:szCs w:val="24"/>
        </w:rPr>
        <w:t xml:space="preserve"> Hum</w:t>
      </w:r>
      <w:r>
        <w:rPr>
          <w:rFonts w:ascii="Times New Roman" w:hAnsi="Times New Roman" w:cs="Times New Roman"/>
          <w:i/>
          <w:sz w:val="24"/>
          <w:szCs w:val="24"/>
        </w:rPr>
        <w:t>an</w:t>
      </w:r>
      <w:r w:rsidRPr="00E473BB">
        <w:rPr>
          <w:rFonts w:ascii="Times New Roman" w:hAnsi="Times New Roman" w:cs="Times New Roman"/>
          <w:i/>
          <w:sz w:val="24"/>
          <w:szCs w:val="24"/>
        </w:rPr>
        <w:t xml:space="preserve"> Neurosci</w:t>
      </w:r>
      <w:r>
        <w:rPr>
          <w:rFonts w:ascii="Times New Roman" w:hAnsi="Times New Roman" w:cs="Times New Roman"/>
          <w:i/>
          <w:sz w:val="24"/>
          <w:szCs w:val="24"/>
        </w:rPr>
        <w:t>ence</w:t>
      </w:r>
      <w:r w:rsidRPr="00E473BB">
        <w:rPr>
          <w:rFonts w:ascii="Times New Roman" w:hAnsi="Times New Roman" w:cs="Times New Roman"/>
          <w:i/>
          <w:sz w:val="24"/>
          <w:szCs w:val="24"/>
        </w:rPr>
        <w:t>, 8</w:t>
      </w:r>
      <w:r w:rsidRPr="00E473BB">
        <w:rPr>
          <w:rFonts w:ascii="Times New Roman" w:hAnsi="Times New Roman" w:cs="Times New Roman"/>
          <w:sz w:val="24"/>
          <w:szCs w:val="24"/>
        </w:rPr>
        <w:t>, 407. doi:10.3389/fnhum.2014.00407</w:t>
      </w:r>
    </w:p>
    <w:p w14:paraId="1561727F" w14:textId="7315DE9C" w:rsid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Kenett, Y. N., &amp; Austerweil, J. L. (2016). Examining Search Processes in Low and High Creative Individuals with Random Walks. </w:t>
      </w:r>
    </w:p>
    <w:p w14:paraId="2909EF80" w14:textId="7C684456" w:rsidR="005D313B" w:rsidRPr="00E473BB" w:rsidRDefault="005D313B" w:rsidP="00E473BB">
      <w:pPr>
        <w:pStyle w:val="EndNoteBibliography"/>
        <w:spacing w:after="0" w:line="480" w:lineRule="auto"/>
        <w:ind w:left="720" w:hanging="720"/>
        <w:rPr>
          <w:rFonts w:ascii="Times New Roman" w:hAnsi="Times New Roman" w:cs="Times New Roman"/>
          <w:sz w:val="24"/>
          <w:szCs w:val="24"/>
        </w:rPr>
      </w:pPr>
      <w:r w:rsidRPr="005D313B">
        <w:rPr>
          <w:rFonts w:ascii="Times New Roman" w:hAnsi="Times New Roman" w:cs="Times New Roman"/>
          <w:sz w:val="24"/>
          <w:szCs w:val="24"/>
        </w:rPr>
        <w:t>Kenett, Y. N., Beaty, R. E., Silvia, P. J., Anaki, D., &amp; Faust, M. (2016). Structure and flexibility: Investigating the relation between the structure of the mental lexicon, fluid intelligence, and creative achievement. </w:t>
      </w:r>
      <w:r w:rsidRPr="005D313B">
        <w:rPr>
          <w:rFonts w:ascii="Times New Roman" w:hAnsi="Times New Roman" w:cs="Times New Roman"/>
          <w:i/>
          <w:iCs/>
          <w:sz w:val="24"/>
          <w:szCs w:val="24"/>
        </w:rPr>
        <w:t>Psychology of Aesthetics, Creativity, and the Arts</w:t>
      </w:r>
      <w:r w:rsidRPr="005D313B">
        <w:rPr>
          <w:rFonts w:ascii="Times New Roman" w:hAnsi="Times New Roman" w:cs="Times New Roman"/>
          <w:sz w:val="24"/>
          <w:szCs w:val="24"/>
        </w:rPr>
        <w:t>, </w:t>
      </w:r>
      <w:r w:rsidRPr="005D313B">
        <w:rPr>
          <w:rFonts w:ascii="Times New Roman" w:hAnsi="Times New Roman" w:cs="Times New Roman"/>
          <w:i/>
          <w:iCs/>
          <w:sz w:val="24"/>
          <w:szCs w:val="24"/>
        </w:rPr>
        <w:t>10</w:t>
      </w:r>
      <w:r w:rsidRPr="005D313B">
        <w:rPr>
          <w:rFonts w:ascii="Times New Roman" w:hAnsi="Times New Roman" w:cs="Times New Roman"/>
          <w:sz w:val="24"/>
          <w:szCs w:val="24"/>
        </w:rPr>
        <w:t>(4), 377.</w:t>
      </w:r>
    </w:p>
    <w:p w14:paraId="567228E9"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lastRenderedPageBreak/>
        <w:t xml:space="preserve">Kenett, Y. N., Gold, R., &amp; Faust, M. (2015). The Hyper-Modular Associative Mind: A Computational Analysis of Associative Responses of Persons with Asperger Syndrome. </w:t>
      </w:r>
      <w:r w:rsidRPr="00E473BB">
        <w:rPr>
          <w:rFonts w:ascii="Times New Roman" w:hAnsi="Times New Roman" w:cs="Times New Roman"/>
          <w:i/>
          <w:sz w:val="24"/>
          <w:szCs w:val="24"/>
        </w:rPr>
        <w:t>Language and Speech</w:t>
      </w:r>
      <w:r w:rsidRPr="00E473BB">
        <w:rPr>
          <w:rFonts w:ascii="Times New Roman" w:hAnsi="Times New Roman" w:cs="Times New Roman"/>
          <w:sz w:val="24"/>
          <w:szCs w:val="24"/>
        </w:rPr>
        <w:t>. doi:10.1177/0023830915589397</w:t>
      </w:r>
    </w:p>
    <w:p w14:paraId="74984404"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Kenett, Y. N., Kenett, D. Y., Ben-Jacob, E., &amp; Faust, M. (2011). Global and local features of semantic networks: evidence from the Hebrew mental lexicon. </w:t>
      </w:r>
      <w:r w:rsidRPr="00E473BB">
        <w:rPr>
          <w:rFonts w:ascii="Times New Roman" w:hAnsi="Times New Roman" w:cs="Times New Roman"/>
          <w:i/>
          <w:sz w:val="24"/>
          <w:szCs w:val="24"/>
        </w:rPr>
        <w:t>PLoS One, 6</w:t>
      </w:r>
      <w:r w:rsidRPr="00E473BB">
        <w:rPr>
          <w:rFonts w:ascii="Times New Roman" w:hAnsi="Times New Roman" w:cs="Times New Roman"/>
          <w:sz w:val="24"/>
          <w:szCs w:val="24"/>
        </w:rPr>
        <w:t>(8), e23912. doi:10.1371/journal.pone.0023912</w:t>
      </w:r>
    </w:p>
    <w:p w14:paraId="10763156"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Kenett, Y. N., Wechsler-Kashi, D., Kenett, D. Y., Schwartz, R. G., Ben-Jacob, E., &amp; Faust, M. (2013). Semantic organization in children with cochlear implants: computational analysis of verbal fluency. </w:t>
      </w:r>
      <w:r w:rsidRPr="00E473BB">
        <w:rPr>
          <w:rFonts w:ascii="Times New Roman" w:hAnsi="Times New Roman" w:cs="Times New Roman"/>
          <w:i/>
          <w:sz w:val="24"/>
          <w:szCs w:val="24"/>
        </w:rPr>
        <w:t>Front</w:t>
      </w:r>
      <w:r>
        <w:rPr>
          <w:rFonts w:ascii="Times New Roman" w:hAnsi="Times New Roman" w:cs="Times New Roman"/>
          <w:i/>
          <w:sz w:val="24"/>
          <w:szCs w:val="24"/>
        </w:rPr>
        <w:t>iers in</w:t>
      </w:r>
      <w:r w:rsidRPr="00E473BB">
        <w:rPr>
          <w:rFonts w:ascii="Times New Roman" w:hAnsi="Times New Roman" w:cs="Times New Roman"/>
          <w:i/>
          <w:sz w:val="24"/>
          <w:szCs w:val="24"/>
        </w:rPr>
        <w:t xml:space="preserve"> Psychol</w:t>
      </w:r>
      <w:r>
        <w:rPr>
          <w:rFonts w:ascii="Times New Roman" w:hAnsi="Times New Roman" w:cs="Times New Roman"/>
          <w:i/>
          <w:sz w:val="24"/>
          <w:szCs w:val="24"/>
        </w:rPr>
        <w:t>ogy</w:t>
      </w:r>
      <w:r w:rsidRPr="00E473BB">
        <w:rPr>
          <w:rFonts w:ascii="Times New Roman" w:hAnsi="Times New Roman" w:cs="Times New Roman"/>
          <w:i/>
          <w:sz w:val="24"/>
          <w:szCs w:val="24"/>
        </w:rPr>
        <w:t>, 4</w:t>
      </w:r>
      <w:r w:rsidRPr="00E473BB">
        <w:rPr>
          <w:rFonts w:ascii="Times New Roman" w:hAnsi="Times New Roman" w:cs="Times New Roman"/>
          <w:sz w:val="24"/>
          <w:szCs w:val="24"/>
        </w:rPr>
        <w:t>, 543. doi:10.3389/fpsyg.2013.00543</w:t>
      </w:r>
    </w:p>
    <w:p w14:paraId="214F68AA"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McCrae, R. R. (1987). Creativity, divergent thinking, and openness to experience. </w:t>
      </w:r>
      <w:r w:rsidRPr="00E473BB">
        <w:rPr>
          <w:rFonts w:ascii="Times New Roman" w:hAnsi="Times New Roman" w:cs="Times New Roman"/>
          <w:i/>
          <w:sz w:val="24"/>
          <w:szCs w:val="24"/>
        </w:rPr>
        <w:t>Journal of Personality and Social Psychology, 52</w:t>
      </w:r>
      <w:r w:rsidRPr="00E473BB">
        <w:rPr>
          <w:rFonts w:ascii="Times New Roman" w:hAnsi="Times New Roman" w:cs="Times New Roman"/>
          <w:sz w:val="24"/>
          <w:szCs w:val="24"/>
        </w:rPr>
        <w:t xml:space="preserve">(6), 1258. </w:t>
      </w:r>
    </w:p>
    <w:p w14:paraId="7E6F12FA"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McCrae, R. R., &amp; Costa, J. P. T. (2007). Brief Versions of the NEO-PI-3. </w:t>
      </w:r>
      <w:r w:rsidRPr="00E473BB">
        <w:rPr>
          <w:rFonts w:ascii="Times New Roman" w:hAnsi="Times New Roman" w:cs="Times New Roman"/>
          <w:i/>
          <w:sz w:val="24"/>
          <w:szCs w:val="24"/>
        </w:rPr>
        <w:t>Journal of Individual Differences, 28</w:t>
      </w:r>
      <w:r w:rsidRPr="00E473BB">
        <w:rPr>
          <w:rFonts w:ascii="Times New Roman" w:hAnsi="Times New Roman" w:cs="Times New Roman"/>
          <w:sz w:val="24"/>
          <w:szCs w:val="24"/>
        </w:rPr>
        <w:t>(3), 116-128. doi:10.1027/1614-0001.28.3.116</w:t>
      </w:r>
    </w:p>
    <w:p w14:paraId="0637FD21"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Mednick, S. (1962). The associative basis of the creative process. </w:t>
      </w:r>
      <w:r w:rsidRPr="00E473BB">
        <w:rPr>
          <w:rFonts w:ascii="Times New Roman" w:hAnsi="Times New Roman" w:cs="Times New Roman"/>
          <w:i/>
          <w:sz w:val="24"/>
          <w:szCs w:val="24"/>
        </w:rPr>
        <w:t>Psychological Review, 69</w:t>
      </w:r>
      <w:r w:rsidRPr="00E473BB">
        <w:rPr>
          <w:rFonts w:ascii="Times New Roman" w:hAnsi="Times New Roman" w:cs="Times New Roman"/>
          <w:sz w:val="24"/>
          <w:szCs w:val="24"/>
        </w:rPr>
        <w:t xml:space="preserve">(3), 220. </w:t>
      </w:r>
    </w:p>
    <w:p w14:paraId="2CF69BA7"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Mednick, S. A., &amp; Mednick, M. T. (1967). </w:t>
      </w:r>
      <w:r w:rsidRPr="00E473BB">
        <w:rPr>
          <w:rFonts w:ascii="Times New Roman" w:hAnsi="Times New Roman" w:cs="Times New Roman"/>
          <w:i/>
          <w:sz w:val="24"/>
          <w:szCs w:val="24"/>
        </w:rPr>
        <w:t>Examiner's manual, Remote Associates Test: College and adult forms 1 and 2</w:t>
      </w:r>
      <w:r w:rsidRPr="00E473BB">
        <w:rPr>
          <w:rFonts w:ascii="Times New Roman" w:hAnsi="Times New Roman" w:cs="Times New Roman"/>
          <w:sz w:val="24"/>
          <w:szCs w:val="24"/>
        </w:rPr>
        <w:t>: Houghton Mifflin.</w:t>
      </w:r>
    </w:p>
    <w:p w14:paraId="0BBE2625"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Moreno, S., &amp; Neville, J. (2013). </w:t>
      </w:r>
      <w:r w:rsidRPr="00E473BB">
        <w:rPr>
          <w:rFonts w:ascii="Times New Roman" w:hAnsi="Times New Roman" w:cs="Times New Roman"/>
          <w:i/>
          <w:sz w:val="24"/>
          <w:szCs w:val="24"/>
        </w:rPr>
        <w:t>Network hypothesis testing using mixed Kronecker product graph models.</w:t>
      </w:r>
      <w:r w:rsidRPr="00E473BB">
        <w:rPr>
          <w:rFonts w:ascii="Times New Roman" w:hAnsi="Times New Roman" w:cs="Times New Roman"/>
          <w:sz w:val="24"/>
          <w:szCs w:val="24"/>
        </w:rPr>
        <w:t xml:space="preserve"> Paper presented at the 2013 IEEE 13th International Conference on Data Mining.</w:t>
      </w:r>
    </w:p>
    <w:p w14:paraId="18CA1011"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Newman, M. (2010). </w:t>
      </w:r>
      <w:r w:rsidRPr="00E473BB">
        <w:rPr>
          <w:rFonts w:ascii="Times New Roman" w:hAnsi="Times New Roman" w:cs="Times New Roman"/>
          <w:i/>
          <w:sz w:val="24"/>
          <w:szCs w:val="24"/>
        </w:rPr>
        <w:t>Networks: an introduction</w:t>
      </w:r>
      <w:r w:rsidRPr="00E473BB">
        <w:rPr>
          <w:rFonts w:ascii="Times New Roman" w:hAnsi="Times New Roman" w:cs="Times New Roman"/>
          <w:sz w:val="24"/>
          <w:szCs w:val="24"/>
        </w:rPr>
        <w:t>: OUP Oxford.</w:t>
      </w:r>
    </w:p>
    <w:p w14:paraId="1AD71F9D"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lastRenderedPageBreak/>
        <w:t>Nusbaum, E. C., &amp; Silvia, P. J. (2011). Are intelligence and creativity really so different?</w:t>
      </w:r>
      <w:r w:rsidRPr="00E473BB">
        <w:rPr>
          <w:rFonts w:ascii="Segoe UI Symbol" w:hAnsi="Segoe UI Symbol" w:cs="Segoe UI Symbol"/>
          <w:sz w:val="24"/>
          <w:szCs w:val="24"/>
        </w:rPr>
        <w:t>☆</w:t>
      </w:r>
      <w:r w:rsidRPr="00E473BB">
        <w:rPr>
          <w:rFonts w:ascii="Times New Roman" w:hAnsi="Times New Roman" w:cs="Times New Roman"/>
          <w:sz w:val="24"/>
          <w:szCs w:val="24"/>
        </w:rPr>
        <w:t xml:space="preserve">Fluid intelligence, executive processes, and strategy use in divergent thinking. </w:t>
      </w:r>
      <w:r w:rsidRPr="00E473BB">
        <w:rPr>
          <w:rFonts w:ascii="Times New Roman" w:hAnsi="Times New Roman" w:cs="Times New Roman"/>
          <w:i/>
          <w:sz w:val="24"/>
          <w:szCs w:val="24"/>
        </w:rPr>
        <w:t>Intelligence, 39</w:t>
      </w:r>
      <w:r w:rsidRPr="00E473BB">
        <w:rPr>
          <w:rFonts w:ascii="Times New Roman" w:hAnsi="Times New Roman" w:cs="Times New Roman"/>
          <w:sz w:val="24"/>
          <w:szCs w:val="24"/>
        </w:rPr>
        <w:t>(1), 36-45. doi:10.1016/j.intell.2010.11.002</w:t>
      </w:r>
    </w:p>
    <w:p w14:paraId="49E48FCB"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Rasmussen, A. S., &amp; Berntsen, D. (2010). Personality traits and autobiographical memory: Openness is positively related to the experience and usage of recollections. </w:t>
      </w:r>
      <w:r w:rsidRPr="00E473BB">
        <w:rPr>
          <w:rFonts w:ascii="Times New Roman" w:hAnsi="Times New Roman" w:cs="Times New Roman"/>
          <w:i/>
          <w:sz w:val="24"/>
          <w:szCs w:val="24"/>
        </w:rPr>
        <w:t>Memory, 18</w:t>
      </w:r>
      <w:r w:rsidRPr="00E473BB">
        <w:rPr>
          <w:rFonts w:ascii="Times New Roman" w:hAnsi="Times New Roman" w:cs="Times New Roman"/>
          <w:sz w:val="24"/>
          <w:szCs w:val="24"/>
        </w:rPr>
        <w:t xml:space="preserve">(7), 774-786. </w:t>
      </w:r>
    </w:p>
    <w:p w14:paraId="606D3CB4"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Rubinov, M., &amp; Sporns, O. (2010). Complex network measures of brain connectivity: uses and interpretations. </w:t>
      </w:r>
      <w:r w:rsidRPr="00E473BB">
        <w:rPr>
          <w:rFonts w:ascii="Times New Roman" w:hAnsi="Times New Roman" w:cs="Times New Roman"/>
          <w:i/>
          <w:sz w:val="24"/>
          <w:szCs w:val="24"/>
        </w:rPr>
        <w:t>Neuroimage, 52</w:t>
      </w:r>
      <w:r w:rsidRPr="00E473BB">
        <w:rPr>
          <w:rFonts w:ascii="Times New Roman" w:hAnsi="Times New Roman" w:cs="Times New Roman"/>
          <w:sz w:val="24"/>
          <w:szCs w:val="24"/>
        </w:rPr>
        <w:t>(3), 1059-1069. doi:10.1016/j.neuroimage.2009.10.003</w:t>
      </w:r>
    </w:p>
    <w:p w14:paraId="59BEBD0D"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Saucier, G. (1992). Openness versus intellect: Much ado about nothing? </w:t>
      </w:r>
      <w:r w:rsidRPr="00E473BB">
        <w:rPr>
          <w:rFonts w:ascii="Times New Roman" w:hAnsi="Times New Roman" w:cs="Times New Roman"/>
          <w:i/>
          <w:sz w:val="24"/>
          <w:szCs w:val="24"/>
        </w:rPr>
        <w:t>European Journal of Personality, 6</w:t>
      </w:r>
      <w:r w:rsidRPr="00E473BB">
        <w:rPr>
          <w:rFonts w:ascii="Times New Roman" w:hAnsi="Times New Roman" w:cs="Times New Roman"/>
          <w:sz w:val="24"/>
          <w:szCs w:val="24"/>
        </w:rPr>
        <w:t xml:space="preserve">(5), 381-386. </w:t>
      </w:r>
    </w:p>
    <w:p w14:paraId="056778A3"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Schilling, M. A. (2005). A "Small-World" Network Model of Cognitive Insight. </w:t>
      </w:r>
      <w:r w:rsidRPr="00E473BB">
        <w:rPr>
          <w:rFonts w:ascii="Times New Roman" w:hAnsi="Times New Roman" w:cs="Times New Roman"/>
          <w:i/>
          <w:sz w:val="24"/>
          <w:szCs w:val="24"/>
        </w:rPr>
        <w:t>Creativity Research Journal, 17</w:t>
      </w:r>
      <w:r w:rsidRPr="00E473BB">
        <w:rPr>
          <w:rFonts w:ascii="Times New Roman" w:hAnsi="Times New Roman" w:cs="Times New Roman"/>
          <w:sz w:val="24"/>
          <w:szCs w:val="24"/>
        </w:rPr>
        <w:t>(2-3), 131-154. doi:10.1080/10400419.2005.9651475</w:t>
      </w:r>
    </w:p>
    <w:p w14:paraId="6D8BC1AE"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Silvia, P. J., Beaty, R. E., &amp; Nusbaum, E. C. (2013). Verbal fluency and creativity: General and specific contributions of broad retrieval ability (Gr) factors to divergent thinking. </w:t>
      </w:r>
      <w:r w:rsidRPr="00E473BB">
        <w:rPr>
          <w:rFonts w:ascii="Times New Roman" w:hAnsi="Times New Roman" w:cs="Times New Roman"/>
          <w:i/>
          <w:sz w:val="24"/>
          <w:szCs w:val="24"/>
        </w:rPr>
        <w:t>Intelligence, 41</w:t>
      </w:r>
      <w:r w:rsidRPr="00E473BB">
        <w:rPr>
          <w:rFonts w:ascii="Times New Roman" w:hAnsi="Times New Roman" w:cs="Times New Roman"/>
          <w:sz w:val="24"/>
          <w:szCs w:val="24"/>
        </w:rPr>
        <w:t>(5), 328-340. doi:10.1016/j.intell.2013.05.004</w:t>
      </w:r>
    </w:p>
    <w:p w14:paraId="25922075" w14:textId="28D8A115" w:rsid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Silvia, P. J., Beaty, R. E., Nusbaum, E. C., Eddington, K. M., Levin-Aspenson, H., &amp; Kwapil, T. R. (2014). Everyday creativity in daily life: An experience-sampling study of “little c” creativity. </w:t>
      </w:r>
      <w:r w:rsidRPr="00E473BB">
        <w:rPr>
          <w:rFonts w:ascii="Times New Roman" w:hAnsi="Times New Roman" w:cs="Times New Roman"/>
          <w:i/>
          <w:sz w:val="24"/>
          <w:szCs w:val="24"/>
        </w:rPr>
        <w:t>Psychology of Aesthetics, Creativity, and the Arts, 8</w:t>
      </w:r>
      <w:r w:rsidRPr="00E473BB">
        <w:rPr>
          <w:rFonts w:ascii="Times New Roman" w:hAnsi="Times New Roman" w:cs="Times New Roman"/>
          <w:sz w:val="24"/>
          <w:szCs w:val="24"/>
        </w:rPr>
        <w:t>(2), 183-188. doi:10.1037/a0035722</w:t>
      </w:r>
    </w:p>
    <w:p w14:paraId="19A85881" w14:textId="3A039F5C" w:rsidR="005D313B" w:rsidRDefault="005D313B" w:rsidP="00E473BB">
      <w:pPr>
        <w:pStyle w:val="EndNoteBibliography"/>
        <w:spacing w:after="0" w:line="480" w:lineRule="auto"/>
        <w:ind w:left="720" w:hanging="720"/>
        <w:rPr>
          <w:rFonts w:ascii="Times New Roman" w:hAnsi="Times New Roman" w:cs="Times New Roman"/>
          <w:sz w:val="24"/>
          <w:szCs w:val="24"/>
        </w:rPr>
      </w:pPr>
      <w:r w:rsidRPr="005D313B">
        <w:rPr>
          <w:rFonts w:ascii="Times New Roman" w:hAnsi="Times New Roman" w:cs="Times New Roman"/>
          <w:sz w:val="24"/>
          <w:szCs w:val="24"/>
        </w:rPr>
        <w:t>Smeekens, B. A., &amp; Kane, M. J. (2016). Working Memory Capacity, Mind Wandering, and Creative Cognition: An Individual-Differences Investigation Into the Benefits of Controlled Versus Spontaneous Thought.</w:t>
      </w:r>
    </w:p>
    <w:p w14:paraId="265BDF9E" w14:textId="57A345AB" w:rsidR="003348B6" w:rsidRPr="00E473BB" w:rsidRDefault="003348B6" w:rsidP="00E473BB">
      <w:pPr>
        <w:pStyle w:val="EndNoteBibliography"/>
        <w:spacing w:after="0" w:line="480" w:lineRule="auto"/>
        <w:ind w:left="720" w:hanging="720"/>
        <w:rPr>
          <w:rFonts w:ascii="Times New Roman" w:hAnsi="Times New Roman" w:cs="Times New Roman"/>
          <w:sz w:val="24"/>
          <w:szCs w:val="24"/>
        </w:rPr>
      </w:pPr>
      <w:r w:rsidRPr="003348B6">
        <w:rPr>
          <w:rFonts w:ascii="Times New Roman" w:hAnsi="Times New Roman" w:cs="Times New Roman"/>
          <w:sz w:val="24"/>
          <w:szCs w:val="24"/>
        </w:rPr>
        <w:lastRenderedPageBreak/>
        <w:t xml:space="preserve">Sowden, P. T., Pringle, A., &amp; Gabora, L. (2015). The shifting sands of creative thinking: Connections to dual-process theory. </w:t>
      </w:r>
      <w:r w:rsidRPr="003348B6">
        <w:rPr>
          <w:rFonts w:ascii="Times New Roman" w:hAnsi="Times New Roman" w:cs="Times New Roman"/>
          <w:i/>
          <w:iCs/>
          <w:sz w:val="24"/>
          <w:szCs w:val="24"/>
        </w:rPr>
        <w:t>Thinking &amp; Reasoning, 21</w:t>
      </w:r>
      <w:r w:rsidRPr="003348B6">
        <w:rPr>
          <w:rFonts w:ascii="Times New Roman" w:hAnsi="Times New Roman" w:cs="Times New Roman"/>
          <w:sz w:val="24"/>
          <w:szCs w:val="24"/>
        </w:rPr>
        <w:t>(1), 40-60.</w:t>
      </w:r>
    </w:p>
    <w:p w14:paraId="71F3DFE0" w14:textId="5F4338C1"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Stein, B. S. (1989). Memory and creativity </w:t>
      </w:r>
      <w:r w:rsidR="003348B6">
        <w:rPr>
          <w:rFonts w:ascii="Times New Roman" w:hAnsi="Times New Roman" w:cs="Times New Roman"/>
          <w:i/>
          <w:sz w:val="24"/>
          <w:szCs w:val="24"/>
        </w:rPr>
        <w:t>Handbook of C</w:t>
      </w:r>
      <w:r w:rsidRPr="00E473BB">
        <w:rPr>
          <w:rFonts w:ascii="Times New Roman" w:hAnsi="Times New Roman" w:cs="Times New Roman"/>
          <w:i/>
          <w:sz w:val="24"/>
          <w:szCs w:val="24"/>
        </w:rPr>
        <w:t>reativity</w:t>
      </w:r>
      <w:r w:rsidRPr="00E473BB">
        <w:rPr>
          <w:rFonts w:ascii="Times New Roman" w:hAnsi="Times New Roman" w:cs="Times New Roman"/>
          <w:sz w:val="24"/>
          <w:szCs w:val="24"/>
        </w:rPr>
        <w:t xml:space="preserve"> (pp. 163-176): Springer.</w:t>
      </w:r>
    </w:p>
    <w:p w14:paraId="33E07722"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Troyer, A. K., Moscovitch, M., &amp; Winocur, G. (1997). Clustering and switching as two components of verbal fluency: evidence from younger and older healthy adults. </w:t>
      </w:r>
      <w:r w:rsidRPr="00E473BB">
        <w:rPr>
          <w:rFonts w:ascii="Times New Roman" w:hAnsi="Times New Roman" w:cs="Times New Roman"/>
          <w:i/>
          <w:sz w:val="24"/>
          <w:szCs w:val="24"/>
        </w:rPr>
        <w:t>Neuropsychology, 11</w:t>
      </w:r>
      <w:r w:rsidRPr="00E473BB">
        <w:rPr>
          <w:rFonts w:ascii="Times New Roman" w:hAnsi="Times New Roman" w:cs="Times New Roman"/>
          <w:sz w:val="24"/>
          <w:szCs w:val="24"/>
        </w:rPr>
        <w:t xml:space="preserve">(1), 138. </w:t>
      </w:r>
    </w:p>
    <w:p w14:paraId="4547166A"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Tumminello, M., Aste, T., Di Matteo, T., &amp; Mantegna, R. N. (2005). A tool for filtering information in complex systems. </w:t>
      </w:r>
      <w:r w:rsidRPr="00E473BB">
        <w:rPr>
          <w:rFonts w:ascii="Times New Roman" w:hAnsi="Times New Roman" w:cs="Times New Roman"/>
          <w:i/>
          <w:sz w:val="24"/>
          <w:szCs w:val="24"/>
        </w:rPr>
        <w:t>Proc</w:t>
      </w:r>
      <w:r>
        <w:rPr>
          <w:rFonts w:ascii="Times New Roman" w:hAnsi="Times New Roman" w:cs="Times New Roman"/>
          <w:i/>
          <w:sz w:val="24"/>
          <w:szCs w:val="24"/>
        </w:rPr>
        <w:t>eedings of the</w:t>
      </w:r>
      <w:r w:rsidRPr="00E473BB">
        <w:rPr>
          <w:rFonts w:ascii="Times New Roman" w:hAnsi="Times New Roman" w:cs="Times New Roman"/>
          <w:i/>
          <w:sz w:val="24"/>
          <w:szCs w:val="24"/>
        </w:rPr>
        <w:t xml:space="preserve"> Nat</w:t>
      </w:r>
      <w:r>
        <w:rPr>
          <w:rFonts w:ascii="Times New Roman" w:hAnsi="Times New Roman" w:cs="Times New Roman"/>
          <w:i/>
          <w:sz w:val="24"/>
          <w:szCs w:val="24"/>
        </w:rPr>
        <w:t>iona</w:t>
      </w:r>
      <w:r w:rsidRPr="00E473BB">
        <w:rPr>
          <w:rFonts w:ascii="Times New Roman" w:hAnsi="Times New Roman" w:cs="Times New Roman"/>
          <w:i/>
          <w:sz w:val="24"/>
          <w:szCs w:val="24"/>
        </w:rPr>
        <w:t>l Acad</w:t>
      </w:r>
      <w:r>
        <w:rPr>
          <w:rFonts w:ascii="Times New Roman" w:hAnsi="Times New Roman" w:cs="Times New Roman"/>
          <w:i/>
          <w:sz w:val="24"/>
          <w:szCs w:val="24"/>
        </w:rPr>
        <w:t>emy of</w:t>
      </w:r>
      <w:r w:rsidRPr="00E473BB">
        <w:rPr>
          <w:rFonts w:ascii="Times New Roman" w:hAnsi="Times New Roman" w:cs="Times New Roman"/>
          <w:i/>
          <w:sz w:val="24"/>
          <w:szCs w:val="24"/>
        </w:rPr>
        <w:t xml:space="preserve"> Sci</w:t>
      </w:r>
      <w:r>
        <w:rPr>
          <w:rFonts w:ascii="Times New Roman" w:hAnsi="Times New Roman" w:cs="Times New Roman"/>
          <w:i/>
          <w:sz w:val="24"/>
          <w:szCs w:val="24"/>
        </w:rPr>
        <w:t>ences</w:t>
      </w:r>
      <w:r w:rsidRPr="00E473BB">
        <w:rPr>
          <w:rFonts w:ascii="Times New Roman" w:hAnsi="Times New Roman" w:cs="Times New Roman"/>
          <w:i/>
          <w:sz w:val="24"/>
          <w:szCs w:val="24"/>
        </w:rPr>
        <w:t xml:space="preserve"> U S A, 102</w:t>
      </w:r>
      <w:r w:rsidRPr="00E473BB">
        <w:rPr>
          <w:rFonts w:ascii="Times New Roman" w:hAnsi="Times New Roman" w:cs="Times New Roman"/>
          <w:sz w:val="24"/>
          <w:szCs w:val="24"/>
        </w:rPr>
        <w:t>(30), 10421-10426. doi:10.1073/pnas.0500298102</w:t>
      </w:r>
    </w:p>
    <w:p w14:paraId="5333A9C9"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Unsworth, N., Spillers, G. J., &amp; Brewer, G. A. (2010). Variation in verbal fluency: A latent variable analysis of clustering, switching, and overall performance. </w:t>
      </w:r>
      <w:r w:rsidRPr="00E473BB">
        <w:rPr>
          <w:rFonts w:ascii="Times New Roman" w:hAnsi="Times New Roman" w:cs="Times New Roman"/>
          <w:i/>
          <w:sz w:val="24"/>
          <w:szCs w:val="24"/>
        </w:rPr>
        <w:t>The Quarterly Journal of Experimental Psychology, 64</w:t>
      </w:r>
      <w:r w:rsidRPr="00E473BB">
        <w:rPr>
          <w:rFonts w:ascii="Times New Roman" w:hAnsi="Times New Roman" w:cs="Times New Roman"/>
          <w:sz w:val="24"/>
          <w:szCs w:val="24"/>
        </w:rPr>
        <w:t xml:space="preserve">(3), 447-466. </w:t>
      </w:r>
    </w:p>
    <w:p w14:paraId="00057697"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Van der Elst, W., Ouwehand, C., van Rijn, P., Lee, N., Van Boxtel, M., &amp; Jolles, J. (2013). The Shortened Raven Standard Progressive Matrices Item Response Theory–Based Psychometric Analyses and Normative Data. </w:t>
      </w:r>
      <w:r w:rsidRPr="00E473BB">
        <w:rPr>
          <w:rFonts w:ascii="Times New Roman" w:hAnsi="Times New Roman" w:cs="Times New Roman"/>
          <w:i/>
          <w:sz w:val="24"/>
          <w:szCs w:val="24"/>
        </w:rPr>
        <w:t>Assessment, 20</w:t>
      </w:r>
      <w:r w:rsidRPr="00E473BB">
        <w:rPr>
          <w:rFonts w:ascii="Times New Roman" w:hAnsi="Times New Roman" w:cs="Times New Roman"/>
          <w:sz w:val="24"/>
          <w:szCs w:val="24"/>
        </w:rPr>
        <w:t xml:space="preserve">(1), 48-59. </w:t>
      </w:r>
    </w:p>
    <w:p w14:paraId="6CA327EA"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van Wijk, B. C., Stam, C. J., &amp; Daffertshofer, A. (2010). Comparing brain networks of different size and connectivity density using graph theory. </w:t>
      </w:r>
      <w:r w:rsidRPr="00E473BB">
        <w:rPr>
          <w:rFonts w:ascii="Times New Roman" w:hAnsi="Times New Roman" w:cs="Times New Roman"/>
          <w:i/>
          <w:sz w:val="24"/>
          <w:szCs w:val="24"/>
        </w:rPr>
        <w:t>PLoS One, 5</w:t>
      </w:r>
      <w:r w:rsidRPr="00E473BB">
        <w:rPr>
          <w:rFonts w:ascii="Times New Roman" w:hAnsi="Times New Roman" w:cs="Times New Roman"/>
          <w:sz w:val="24"/>
          <w:szCs w:val="24"/>
        </w:rPr>
        <w:t>(10), e13701. doi:10.1371/journal.pone.0013701</w:t>
      </w:r>
    </w:p>
    <w:p w14:paraId="4A3F2A87"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Wallach, M. A., &amp; Kogan, N. (1965). Modes of thinking in young children. </w:t>
      </w:r>
    </w:p>
    <w:p w14:paraId="744F61AB" w14:textId="77777777" w:rsidR="00E473BB" w:rsidRPr="00E473BB" w:rsidRDefault="00E473BB" w:rsidP="00E473BB">
      <w:pPr>
        <w:pStyle w:val="EndNoteBibliography"/>
        <w:spacing w:after="0"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Watts, D. J., &amp; Strogatz, S. H. (1998). Collective dynamics of ‘small-world’networks. </w:t>
      </w:r>
      <w:r w:rsidRPr="00E473BB">
        <w:rPr>
          <w:rFonts w:ascii="Times New Roman" w:hAnsi="Times New Roman" w:cs="Times New Roman"/>
          <w:i/>
          <w:sz w:val="24"/>
          <w:szCs w:val="24"/>
        </w:rPr>
        <w:t>Nature, 393</w:t>
      </w:r>
      <w:r w:rsidRPr="00E473BB">
        <w:rPr>
          <w:rFonts w:ascii="Times New Roman" w:hAnsi="Times New Roman" w:cs="Times New Roman"/>
          <w:sz w:val="24"/>
          <w:szCs w:val="24"/>
        </w:rPr>
        <w:t xml:space="preserve">(6684), 440-442. </w:t>
      </w:r>
    </w:p>
    <w:p w14:paraId="2462DB27" w14:textId="77777777" w:rsidR="00E473BB" w:rsidRPr="00E473BB" w:rsidRDefault="00E473BB" w:rsidP="00E473BB">
      <w:pPr>
        <w:pStyle w:val="EndNoteBibliography"/>
        <w:spacing w:line="480" w:lineRule="auto"/>
        <w:ind w:left="720" w:hanging="720"/>
        <w:rPr>
          <w:rFonts w:ascii="Times New Roman" w:hAnsi="Times New Roman" w:cs="Times New Roman"/>
          <w:sz w:val="24"/>
          <w:szCs w:val="24"/>
        </w:rPr>
      </w:pPr>
      <w:r w:rsidRPr="00E473BB">
        <w:rPr>
          <w:rFonts w:ascii="Times New Roman" w:hAnsi="Times New Roman" w:cs="Times New Roman"/>
          <w:sz w:val="24"/>
          <w:szCs w:val="24"/>
        </w:rPr>
        <w:t xml:space="preserve">Woo, S. E., Chernyshenko, O. S., Longley, A., Zhang, Z. X., Chiu, C. Y., &amp; Stark, S. E. (2014). Openness to Experience: its lower level structure, measurement, and cross-cultural </w:t>
      </w:r>
      <w:r w:rsidRPr="00E473BB">
        <w:rPr>
          <w:rFonts w:ascii="Times New Roman" w:hAnsi="Times New Roman" w:cs="Times New Roman"/>
          <w:sz w:val="24"/>
          <w:szCs w:val="24"/>
        </w:rPr>
        <w:lastRenderedPageBreak/>
        <w:t xml:space="preserve">equivalence. </w:t>
      </w:r>
      <w:r w:rsidRPr="00E473BB">
        <w:rPr>
          <w:rFonts w:ascii="Times New Roman" w:hAnsi="Times New Roman" w:cs="Times New Roman"/>
          <w:i/>
          <w:sz w:val="24"/>
          <w:szCs w:val="24"/>
        </w:rPr>
        <w:t>J</w:t>
      </w:r>
      <w:r>
        <w:rPr>
          <w:rFonts w:ascii="Times New Roman" w:hAnsi="Times New Roman" w:cs="Times New Roman"/>
          <w:i/>
          <w:sz w:val="24"/>
          <w:szCs w:val="24"/>
        </w:rPr>
        <w:t>ournal of</w:t>
      </w:r>
      <w:r w:rsidRPr="00E473BB">
        <w:rPr>
          <w:rFonts w:ascii="Times New Roman" w:hAnsi="Times New Roman" w:cs="Times New Roman"/>
          <w:i/>
          <w:sz w:val="24"/>
          <w:szCs w:val="24"/>
        </w:rPr>
        <w:t xml:space="preserve"> Pers</w:t>
      </w:r>
      <w:r>
        <w:rPr>
          <w:rFonts w:ascii="Times New Roman" w:hAnsi="Times New Roman" w:cs="Times New Roman"/>
          <w:i/>
          <w:sz w:val="24"/>
          <w:szCs w:val="24"/>
        </w:rPr>
        <w:t>onality</w:t>
      </w:r>
      <w:r w:rsidRPr="00E473BB">
        <w:rPr>
          <w:rFonts w:ascii="Times New Roman" w:hAnsi="Times New Roman" w:cs="Times New Roman"/>
          <w:i/>
          <w:sz w:val="24"/>
          <w:szCs w:val="24"/>
        </w:rPr>
        <w:t xml:space="preserve"> Assess</w:t>
      </w:r>
      <w:r>
        <w:rPr>
          <w:rFonts w:ascii="Times New Roman" w:hAnsi="Times New Roman" w:cs="Times New Roman"/>
          <w:i/>
          <w:sz w:val="24"/>
          <w:szCs w:val="24"/>
        </w:rPr>
        <w:t>ment</w:t>
      </w:r>
      <w:r w:rsidRPr="00E473BB">
        <w:rPr>
          <w:rFonts w:ascii="Times New Roman" w:hAnsi="Times New Roman" w:cs="Times New Roman"/>
          <w:i/>
          <w:sz w:val="24"/>
          <w:szCs w:val="24"/>
        </w:rPr>
        <w:t>, 96</w:t>
      </w:r>
      <w:r w:rsidRPr="00E473BB">
        <w:rPr>
          <w:rFonts w:ascii="Times New Roman" w:hAnsi="Times New Roman" w:cs="Times New Roman"/>
          <w:sz w:val="24"/>
          <w:szCs w:val="24"/>
        </w:rPr>
        <w:t>(1), 29-45. doi:10.1080/00223891.2013.806328</w:t>
      </w:r>
    </w:p>
    <w:p w14:paraId="7F7E2EB9" w14:textId="77777777" w:rsidR="00E473BB" w:rsidRDefault="00E473BB" w:rsidP="003E38C6">
      <w:pPr>
        <w:pStyle w:val="EndNoteBibliography"/>
        <w:spacing w:line="480" w:lineRule="auto"/>
        <w:rPr>
          <w:ins w:id="21" w:author="Alexander Christensen" w:date="2016-11-16T13:10:00Z"/>
          <w:rFonts w:ascii="Times New Roman" w:hAnsi="Times New Roman" w:cs="Times New Roman"/>
          <w:sz w:val="24"/>
          <w:szCs w:val="24"/>
        </w:rPr>
      </w:pPr>
    </w:p>
    <w:p w14:paraId="26D35AF5" w14:textId="77777777" w:rsidR="00E473BB" w:rsidRDefault="00E473BB">
      <w:pPr>
        <w:rPr>
          <w:ins w:id="22" w:author="Alexander Christensen" w:date="2016-11-16T13:10:00Z"/>
          <w:rFonts w:ascii="Times New Roman" w:hAnsi="Times New Roman" w:cs="Times New Roman"/>
          <w:noProof/>
          <w:sz w:val="24"/>
          <w:szCs w:val="24"/>
        </w:rPr>
      </w:pPr>
      <w:ins w:id="23" w:author="Alexander Christensen" w:date="2016-11-16T13:10:00Z">
        <w:r>
          <w:rPr>
            <w:rFonts w:ascii="Times New Roman" w:hAnsi="Times New Roman" w:cs="Times New Roman"/>
            <w:sz w:val="24"/>
            <w:szCs w:val="24"/>
          </w:rPr>
          <w:br w:type="page"/>
        </w:r>
      </w:ins>
    </w:p>
    <w:p w14:paraId="15552446" w14:textId="2D644145" w:rsidR="00462ABB" w:rsidRDefault="00E473BB" w:rsidP="003E38C6">
      <w:pPr>
        <w:pStyle w:val="EndNoteBibliography"/>
        <w:spacing w:line="480" w:lineRule="auto"/>
        <w:rPr>
          <w:rFonts w:ascii="Times New Roman" w:hAnsi="Times New Roman" w:cs="Times New Roman"/>
          <w:sz w:val="24"/>
          <w:szCs w:val="24"/>
        </w:rPr>
      </w:pPr>
      <w:r>
        <w:rPr>
          <w:rFonts w:ascii="Times New Roman" w:hAnsi="Times New Roman" w:cs="Times New Roman"/>
          <w:i/>
          <w:sz w:val="24"/>
          <w:szCs w:val="24"/>
        </w:rPr>
        <w:lastRenderedPageBreak/>
        <w:drawing>
          <wp:anchor distT="0" distB="0" distL="114300" distR="114300" simplePos="0" relativeHeight="251659264" behindDoc="0" locked="0" layoutInCell="1" allowOverlap="1" wp14:anchorId="5378772A" wp14:editId="4F806A5D">
            <wp:simplePos x="0" y="0"/>
            <wp:positionH relativeFrom="margin">
              <wp:align>center</wp:align>
            </wp:positionH>
            <wp:positionV relativeFrom="paragraph">
              <wp:posOffset>1466850</wp:posOffset>
            </wp:positionV>
            <wp:extent cx="5715000" cy="27336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twork Image.gif"/>
                    <pic:cNvPicPr/>
                  </pic:nvPicPr>
                  <pic:blipFill>
                    <a:blip r:embed="rId8">
                      <a:extLst>
                        <a:ext uri="{28A0092B-C50C-407E-A947-70E740481C1C}">
                          <a14:useLocalDpi xmlns:a14="http://schemas.microsoft.com/office/drawing/2010/main" val="0"/>
                        </a:ext>
                      </a:extLst>
                    </a:blip>
                    <a:stretch>
                      <a:fillRect/>
                    </a:stretch>
                  </pic:blipFill>
                  <pic:spPr>
                    <a:xfrm>
                      <a:off x="0" y="0"/>
                      <a:ext cx="5715000" cy="2733675"/>
                    </a:xfrm>
                    <a:prstGeom prst="rect">
                      <a:avLst/>
                    </a:prstGeom>
                  </pic:spPr>
                </pic:pic>
              </a:graphicData>
            </a:graphic>
          </wp:anchor>
        </w:drawing>
      </w:r>
      <w:r w:rsidRPr="003E38C6">
        <w:rPr>
          <w:rFonts w:ascii="Times New Roman" w:hAnsi="Times New Roman" w:cs="Times New Roman"/>
          <w:b/>
          <w:sz w:val="24"/>
          <w:szCs w:val="24"/>
        </w:rPr>
        <w:t xml:space="preserve">Figure 1. </w:t>
      </w:r>
      <w:r w:rsidRPr="003E38C6">
        <w:rPr>
          <w:rFonts w:ascii="Times New Roman" w:hAnsi="Times New Roman" w:cs="Times New Roman"/>
          <w:sz w:val="24"/>
          <w:szCs w:val="24"/>
        </w:rPr>
        <w:t xml:space="preserve">Taken from </w:t>
      </w:r>
      <w:r>
        <w:rPr>
          <w:rFonts w:ascii="Times New Roman" w:hAnsi="Times New Roman" w:cs="Times New Roman"/>
          <w:sz w:val="24"/>
          <w:szCs w:val="24"/>
        </w:rPr>
        <w:t>(Watts &amp; Strogatz, 1998)</w:t>
      </w:r>
      <w:r w:rsidRPr="00A141BB">
        <w:rPr>
          <w:rFonts w:ascii="Times New Roman" w:hAnsi="Times New Roman" w:cs="Times New Roman"/>
          <w:sz w:val="24"/>
          <w:szCs w:val="24"/>
        </w:rPr>
        <w:t>, this figure depicts examples of regular, small-world, and random networks. As the probability of random rewiring (</w:t>
      </w:r>
      <w:r w:rsidRPr="00A141BB">
        <w:rPr>
          <w:rFonts w:ascii="Times New Roman" w:hAnsi="Times New Roman" w:cs="Times New Roman"/>
          <w:i/>
          <w:sz w:val="24"/>
          <w:szCs w:val="24"/>
        </w:rPr>
        <w:t>p</w:t>
      </w:r>
      <w:r w:rsidRPr="00A141BB">
        <w:rPr>
          <w:rFonts w:ascii="Times New Roman" w:hAnsi="Times New Roman" w:cs="Times New Roman"/>
          <w:sz w:val="24"/>
          <w:szCs w:val="24"/>
        </w:rPr>
        <w:t>) increases, so to does the randomness of the connections in the network. A small-world network is situated between rigid structure and random connections.</w:t>
      </w:r>
    </w:p>
    <w:p w14:paraId="7A28B7B9" w14:textId="77777777" w:rsidR="00462ABB" w:rsidRDefault="00462ABB">
      <w:pPr>
        <w:rPr>
          <w:rFonts w:ascii="Times New Roman" w:hAnsi="Times New Roman" w:cs="Times New Roman"/>
          <w:noProof/>
          <w:sz w:val="24"/>
          <w:szCs w:val="24"/>
        </w:rPr>
      </w:pPr>
      <w:r>
        <w:rPr>
          <w:rFonts w:ascii="Times New Roman" w:hAnsi="Times New Roman" w:cs="Times New Roman"/>
          <w:sz w:val="24"/>
          <w:szCs w:val="24"/>
        </w:rPr>
        <w:br w:type="page"/>
      </w:r>
    </w:p>
    <w:p w14:paraId="060BD76F" w14:textId="34586E26" w:rsidR="00E774BB" w:rsidRPr="00E774BB" w:rsidRDefault="00462ABB" w:rsidP="00E774BB">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Figure 2.</w:t>
      </w:r>
      <w:r w:rsidR="00E774BB" w:rsidRPr="00E774BB">
        <w:rPr>
          <w:rFonts w:ascii="Times New Roman" w:hAnsi="Times New Roman" w:cs="Times New Roman"/>
          <w:noProof/>
          <w:sz w:val="24"/>
          <w:szCs w:val="24"/>
        </w:rPr>
        <w:drawing>
          <wp:anchor distT="0" distB="0" distL="114300" distR="114300" simplePos="0" relativeHeight="251661312" behindDoc="1" locked="0" layoutInCell="1" allowOverlap="1" wp14:anchorId="37E7FE15" wp14:editId="5A0B391A">
            <wp:simplePos x="0" y="0"/>
            <wp:positionH relativeFrom="column">
              <wp:posOffset>-196850</wp:posOffset>
            </wp:positionH>
            <wp:positionV relativeFrom="paragraph">
              <wp:posOffset>651650</wp:posOffset>
            </wp:positionV>
            <wp:extent cx="6644005" cy="6860540"/>
            <wp:effectExtent l="0" t="0" r="4445" b="0"/>
            <wp:wrapTight wrapText="bothSides">
              <wp:wrapPolygon edited="0">
                <wp:start x="0" y="0"/>
                <wp:lineTo x="0" y="21532"/>
                <wp:lineTo x="21553" y="21532"/>
                <wp:lineTo x="2155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SC-HSC, Kenett et al. 2014, Semantic Networks.PNG"/>
                    <pic:cNvPicPr/>
                  </pic:nvPicPr>
                  <pic:blipFill>
                    <a:blip r:embed="rId9">
                      <a:extLst>
                        <a:ext uri="{28A0092B-C50C-407E-A947-70E740481C1C}">
                          <a14:useLocalDpi xmlns:a14="http://schemas.microsoft.com/office/drawing/2010/main" val="0"/>
                        </a:ext>
                      </a:extLst>
                    </a:blip>
                    <a:stretch>
                      <a:fillRect/>
                    </a:stretch>
                  </pic:blipFill>
                  <pic:spPr>
                    <a:xfrm>
                      <a:off x="0" y="0"/>
                      <a:ext cx="6644005" cy="6860540"/>
                    </a:xfrm>
                    <a:prstGeom prst="rect">
                      <a:avLst/>
                    </a:prstGeom>
                  </pic:spPr>
                </pic:pic>
              </a:graphicData>
            </a:graphic>
            <wp14:sizeRelH relativeFrom="margin">
              <wp14:pctWidth>0</wp14:pctWidth>
            </wp14:sizeRelH>
            <wp14:sizeRelV relativeFrom="margin">
              <wp14:pctHeight>0</wp14:pctHeight>
            </wp14:sizeRelV>
          </wp:anchor>
        </w:drawing>
      </w:r>
      <w:r w:rsidR="00E774BB">
        <w:rPr>
          <w:rFonts w:ascii="Times New Roman" w:hAnsi="Times New Roman" w:cs="Times New Roman"/>
          <w:b/>
          <w:sz w:val="24"/>
          <w:szCs w:val="24"/>
        </w:rPr>
        <w:t xml:space="preserve"> </w:t>
      </w:r>
      <w:r w:rsidR="00E774BB" w:rsidRPr="00E774BB">
        <w:rPr>
          <w:rFonts w:ascii="Times New Roman" w:hAnsi="Times New Roman" w:cs="Times New Roman"/>
          <w:sz w:val="24"/>
          <w:szCs w:val="24"/>
        </w:rPr>
        <w:t>Semantic Network Graphs in Low (A) and High (B) Creative Groups. Reprinted from Kenett et al. (2014).</w:t>
      </w:r>
    </w:p>
    <w:p w14:paraId="63FAF3B5" w14:textId="5E91C952" w:rsidR="00462ABB" w:rsidRDefault="00E774BB" w:rsidP="00E774BB">
      <w:pPr>
        <w:rPr>
          <w:rFonts w:ascii="Times New Roman" w:hAnsi="Times New Roman" w:cs="Times New Roman"/>
          <w:noProof/>
          <w:sz w:val="24"/>
          <w:szCs w:val="24"/>
        </w:rPr>
      </w:pPr>
      <w:r w:rsidRPr="005559F5">
        <w:rPr>
          <w:rFonts w:ascii="Times New Roman" w:hAnsi="Times New Roman" w:cs="Times New Roman"/>
          <w:i/>
          <w:sz w:val="24"/>
          <w:szCs w:val="24"/>
        </w:rPr>
        <w:t xml:space="preserve"> </w:t>
      </w:r>
      <w:r w:rsidR="00462ABB">
        <w:rPr>
          <w:rFonts w:ascii="Times New Roman" w:hAnsi="Times New Roman" w:cs="Times New Roman"/>
          <w:sz w:val="24"/>
          <w:szCs w:val="24"/>
        </w:rPr>
        <w:br w:type="page"/>
      </w:r>
    </w:p>
    <w:p w14:paraId="069516BC" w14:textId="77777777" w:rsidR="00E473BB" w:rsidRDefault="00E473BB" w:rsidP="003E38C6">
      <w:pPr>
        <w:pStyle w:val="EndNoteBibliography"/>
        <w:spacing w:line="480" w:lineRule="auto"/>
        <w:rPr>
          <w:ins w:id="24" w:author="Alexander Christensen" w:date="2016-11-16T13:18:00Z"/>
          <w:rFonts w:ascii="Times New Roman" w:hAnsi="Times New Roman" w:cs="Times New Roman"/>
          <w:sz w:val="24"/>
          <w:szCs w:val="24"/>
        </w:rPr>
      </w:pPr>
    </w:p>
    <w:p w14:paraId="7E5D5EE7" w14:textId="77777777" w:rsidR="00E473BB" w:rsidRPr="000661BA" w:rsidRDefault="00E473BB" w:rsidP="003E38C6">
      <w:pPr>
        <w:pStyle w:val="EndNoteBibliography"/>
        <w:spacing w:line="480" w:lineRule="auto"/>
        <w:rPr>
          <w:rFonts w:ascii="Times New Roman" w:hAnsi="Times New Roman" w:cs="Times New Roman"/>
          <w:sz w:val="24"/>
          <w:szCs w:val="24"/>
        </w:rPr>
      </w:pPr>
      <w:r w:rsidRPr="007A4C45">
        <w:rPr>
          <w:rFonts w:ascii="Times New Roman" w:hAnsi="Times New Roman" w:cs="Times New Roman"/>
          <w:i/>
          <w:sz w:val="24"/>
          <w:szCs w:val="24"/>
        </w:rPr>
        <w:fldChar w:fldCharType="begin"/>
      </w:r>
      <w:r w:rsidRPr="007A4C45">
        <w:rPr>
          <w:rFonts w:ascii="Times New Roman" w:hAnsi="Times New Roman" w:cs="Times New Roman"/>
          <w:i/>
          <w:sz w:val="24"/>
          <w:szCs w:val="24"/>
        </w:rPr>
        <w:instrText xml:space="preserve"> ADDIN </w:instrText>
      </w:r>
      <w:r w:rsidRPr="007A4C45">
        <w:rPr>
          <w:rFonts w:ascii="Times New Roman" w:hAnsi="Times New Roman" w:cs="Times New Roman"/>
          <w:i/>
          <w:sz w:val="24"/>
          <w:szCs w:val="24"/>
        </w:rPr>
        <w:fldChar w:fldCharType="end"/>
      </w:r>
    </w:p>
    <w:p w14:paraId="7152804E" w14:textId="77777777" w:rsidR="004444B1" w:rsidRDefault="004444B1"/>
    <w:p w14:paraId="7D9D059A" w14:textId="77777777" w:rsidR="004444B1" w:rsidRDefault="004444B1"/>
    <w:p w14:paraId="7D13586F" w14:textId="77777777" w:rsidR="00EC5949" w:rsidRPr="00EC5949" w:rsidRDefault="004444B1" w:rsidP="00EC5949">
      <w:pPr>
        <w:pStyle w:val="EndNoteBibliography"/>
        <w:spacing w:after="0"/>
        <w:ind w:left="720" w:hanging="720"/>
      </w:pPr>
      <w:r>
        <w:fldChar w:fldCharType="begin"/>
      </w:r>
      <w:r>
        <w:instrText xml:space="preserve"> ADDIN EN.REFLIST </w:instrText>
      </w:r>
      <w:r>
        <w:fldChar w:fldCharType="separate"/>
      </w:r>
      <w:r w:rsidR="00EC5949" w:rsidRPr="00EC5949">
        <w:t xml:space="preserve">Beaty, R. E., Benedek, M., Silvia, P. J., &amp; Schacter, D. L. (2016a). Creative Cognition and Brain Network Dynamics. </w:t>
      </w:r>
      <w:r w:rsidR="00EC5949" w:rsidRPr="00EC5949">
        <w:rPr>
          <w:i/>
        </w:rPr>
        <w:t>Trends Cogn Sci, 20</w:t>
      </w:r>
      <w:r w:rsidR="00EC5949" w:rsidRPr="00EC5949">
        <w:t>(2), 87-95. doi:10.1016/j.tics.2015.10.004</w:t>
      </w:r>
    </w:p>
    <w:p w14:paraId="4C13C5D7" w14:textId="77777777" w:rsidR="00EC5949" w:rsidRPr="00EC5949" w:rsidRDefault="00EC5949" w:rsidP="00EC5949">
      <w:pPr>
        <w:pStyle w:val="EndNoteBibliography"/>
        <w:spacing w:after="0"/>
        <w:ind w:left="720" w:hanging="720"/>
      </w:pPr>
      <w:r w:rsidRPr="00EC5949">
        <w:t xml:space="preserve">Beaty, R. E., Kaufman, S. B., Benedek, M., Jung, R. E., Kenett, Y. N., Jauk, E., . . . Silvia, P. J. (2016b). Personality and complex brain networks: The role of openness to experience in default network efficiency. </w:t>
      </w:r>
      <w:r w:rsidRPr="00EC5949">
        <w:rPr>
          <w:i/>
        </w:rPr>
        <w:t>Hum Brain Mapp, 37</w:t>
      </w:r>
      <w:r w:rsidRPr="00EC5949">
        <w:t>(2), 773-779. doi:10.1002/hbm.23065</w:t>
      </w:r>
    </w:p>
    <w:p w14:paraId="383450D0" w14:textId="77777777" w:rsidR="00EC5949" w:rsidRPr="00EC5949" w:rsidRDefault="00EC5949" w:rsidP="00EC5949">
      <w:pPr>
        <w:pStyle w:val="EndNoteBibliography"/>
        <w:spacing w:after="0"/>
        <w:ind w:left="720" w:hanging="720"/>
      </w:pPr>
      <w:r w:rsidRPr="00EC5949">
        <w:t xml:space="preserve">Borge-Holthoefer, J., &amp; Arenas, A. (2010). Semantic Networks: Structure and Dynamics. </w:t>
      </w:r>
      <w:r w:rsidRPr="00EC5949">
        <w:rPr>
          <w:i/>
        </w:rPr>
        <w:t>Entropy, 12</w:t>
      </w:r>
      <w:r w:rsidRPr="00EC5949">
        <w:t>(5), 1264-1302. doi:10.3390/e12051264</w:t>
      </w:r>
    </w:p>
    <w:p w14:paraId="738A9B9F" w14:textId="77777777" w:rsidR="00EC5949" w:rsidRPr="00EC5949" w:rsidRDefault="00EC5949" w:rsidP="00EC5949">
      <w:pPr>
        <w:pStyle w:val="EndNoteBibliography"/>
        <w:spacing w:after="0"/>
        <w:ind w:left="720" w:hanging="720"/>
      </w:pPr>
      <w:r w:rsidRPr="00EC5949">
        <w:t xml:space="preserve">Gabora, L. (2002). </w:t>
      </w:r>
      <w:r w:rsidRPr="00EC5949">
        <w:rPr>
          <w:i/>
        </w:rPr>
        <w:t>Cognitive mechanisms underlying the creative process.</w:t>
      </w:r>
      <w:r w:rsidRPr="00EC5949">
        <w:t xml:space="preserve"> Paper presented at the Proceedings of the 4th conference on Creativity &amp; cognition.</w:t>
      </w:r>
    </w:p>
    <w:p w14:paraId="2C6C291C" w14:textId="77777777" w:rsidR="00EC5949" w:rsidRPr="00EC5949" w:rsidRDefault="00EC5949" w:rsidP="00EC5949">
      <w:pPr>
        <w:pStyle w:val="EndNoteBibliography"/>
        <w:spacing w:after="0"/>
        <w:ind w:left="720" w:hanging="720"/>
      </w:pPr>
      <w:r w:rsidRPr="00EC5949">
        <w:t xml:space="preserve">Kenett, Y. N., Anaki, D., &amp; Faust, M. (2014). Investigating the structure of semantic networks in low and high creative persons. </w:t>
      </w:r>
      <w:r w:rsidRPr="00EC5949">
        <w:rPr>
          <w:i/>
        </w:rPr>
        <w:t>Front Hum Neurosci, 8</w:t>
      </w:r>
      <w:r w:rsidRPr="00EC5949">
        <w:t>, 407. doi:10.3389/fnhum.2014.00407</w:t>
      </w:r>
    </w:p>
    <w:p w14:paraId="58CE5561" w14:textId="77777777" w:rsidR="00EC5949" w:rsidRPr="00EC5949" w:rsidRDefault="00EC5949" w:rsidP="00EC5949">
      <w:pPr>
        <w:pStyle w:val="EndNoteBibliography"/>
        <w:spacing w:after="0"/>
        <w:ind w:left="720" w:hanging="720"/>
      </w:pPr>
      <w:r w:rsidRPr="00EC5949">
        <w:t xml:space="preserve">Kenett, Y. N., &amp; Austerweil, J. L. (2016). Examining Search Processes in Low and High Creative Individuals with Random Walks. </w:t>
      </w:r>
    </w:p>
    <w:p w14:paraId="7EE69FE4" w14:textId="77777777" w:rsidR="00EC5949" w:rsidRPr="00EC5949" w:rsidRDefault="00EC5949" w:rsidP="00EC5949">
      <w:pPr>
        <w:pStyle w:val="EndNoteBibliography"/>
        <w:spacing w:after="0"/>
        <w:ind w:left="720" w:hanging="720"/>
      </w:pPr>
      <w:r w:rsidRPr="00EC5949">
        <w:t xml:space="preserve">Mednick, S. (1962). The associative basis of the creative process. </w:t>
      </w:r>
      <w:r w:rsidRPr="00EC5949">
        <w:rPr>
          <w:i/>
        </w:rPr>
        <w:t>Psychological Review, 69</w:t>
      </w:r>
      <w:r w:rsidRPr="00EC5949">
        <w:t xml:space="preserve">(3), 220. </w:t>
      </w:r>
    </w:p>
    <w:p w14:paraId="01E347D9" w14:textId="77777777" w:rsidR="00EC5949" w:rsidRPr="00EC5949" w:rsidRDefault="00EC5949" w:rsidP="00EC5949">
      <w:pPr>
        <w:pStyle w:val="EndNoteBibliography"/>
        <w:ind w:left="720" w:hanging="720"/>
      </w:pPr>
      <w:r w:rsidRPr="00EC5949">
        <w:t xml:space="preserve">Watts, D. J., &amp; Strogatz, S. H. (1998). Collective dynamics of ‘small-world’networks. </w:t>
      </w:r>
      <w:r w:rsidRPr="00EC5949">
        <w:rPr>
          <w:i/>
        </w:rPr>
        <w:t>Nature, 393</w:t>
      </w:r>
      <w:r w:rsidRPr="00EC5949">
        <w:t xml:space="preserve">(6684), 440-442. </w:t>
      </w:r>
    </w:p>
    <w:p w14:paraId="5F0EBD13" w14:textId="7090E663" w:rsidR="009E4F38" w:rsidRDefault="004444B1">
      <w:r>
        <w:fldChar w:fldCharType="end"/>
      </w:r>
    </w:p>
    <w:sectPr w:rsidR="009E4F38" w:rsidSect="00EF36BF">
      <w:headerReference w:type="default" r:id="rId10"/>
      <w:headerReference w:type="first" r:id="rId11"/>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lexander Christensen" w:date="2016-12-14T16:13:00Z" w:initials="AC">
    <w:p w14:paraId="592F5E60" w14:textId="08F1B0B5" w:rsidR="00B95E22" w:rsidRPr="00D62BB7" w:rsidRDefault="00B95E22" w:rsidP="00B95E22">
      <w:pPr>
        <w:spacing w:after="0" w:line="480" w:lineRule="auto"/>
        <w:contextualSpacing/>
        <w:rPr>
          <w:rFonts w:ascii="Times New Roman" w:hAnsi="Times New Roman" w:cs="Times New Roman"/>
          <w:sz w:val="24"/>
          <w:szCs w:val="24"/>
          <w:vertAlign w:val="superscript"/>
        </w:rPr>
      </w:pPr>
      <w:r>
        <w:rPr>
          <w:rStyle w:val="CommentReference"/>
        </w:rPr>
        <w:annotationRef/>
      </w:r>
      <w:r w:rsidRPr="00D62BB7">
        <w:rPr>
          <w:rFonts w:ascii="Times New Roman" w:hAnsi="Times New Roman" w:cs="Times New Roman"/>
          <w:sz w:val="24"/>
          <w:szCs w:val="24"/>
        </w:rPr>
        <w:t>Beaty, Christensen,</w:t>
      </w:r>
      <w:r>
        <w:rPr>
          <w:rFonts w:ascii="Times New Roman" w:hAnsi="Times New Roman" w:cs="Times New Roman"/>
          <w:sz w:val="24"/>
          <w:szCs w:val="24"/>
        </w:rPr>
        <w:t xml:space="preserve"> </w:t>
      </w:r>
      <w:r w:rsidRPr="00D62BB7">
        <w:rPr>
          <w:rFonts w:ascii="Times New Roman" w:hAnsi="Times New Roman" w:cs="Times New Roman"/>
          <w:sz w:val="24"/>
          <w:szCs w:val="24"/>
        </w:rPr>
        <w:t>Chen, Silvia, Qiu,</w:t>
      </w:r>
      <w:r>
        <w:rPr>
          <w:rFonts w:ascii="Times New Roman" w:hAnsi="Times New Roman" w:cs="Times New Roman"/>
          <w:sz w:val="24"/>
          <w:szCs w:val="24"/>
        </w:rPr>
        <w:t xml:space="preserve"> </w:t>
      </w:r>
      <w:r w:rsidRPr="00D62BB7">
        <w:rPr>
          <w:rFonts w:ascii="Times New Roman" w:hAnsi="Times New Roman" w:cs="Times New Roman"/>
          <w:sz w:val="24"/>
          <w:szCs w:val="24"/>
        </w:rPr>
        <w:t>&amp;</w:t>
      </w:r>
      <w:r>
        <w:rPr>
          <w:rFonts w:ascii="Times New Roman" w:hAnsi="Times New Roman" w:cs="Times New Roman"/>
          <w:sz w:val="24"/>
          <w:szCs w:val="24"/>
        </w:rPr>
        <w:t xml:space="preserve"> Schacter, in press</w:t>
      </w:r>
    </w:p>
    <w:p w14:paraId="0591BC47" w14:textId="42F0B0FB" w:rsidR="00B95E22" w:rsidRDefault="00B95E22">
      <w:pPr>
        <w:pStyle w:val="CommentText"/>
      </w:pPr>
    </w:p>
  </w:comment>
  <w:comment w:id="6" w:author="Alexander Christensen" w:date="2016-12-14T13:40:00Z" w:initials="AC">
    <w:p w14:paraId="25524110" w14:textId="63BC17D5" w:rsidR="00004D33" w:rsidRDefault="00004D33">
      <w:pPr>
        <w:pStyle w:val="CommentText"/>
      </w:pPr>
      <w:r>
        <w:rPr>
          <w:rStyle w:val="CommentReference"/>
        </w:rPr>
        <w:annotationRef/>
      </w:r>
      <w:r>
        <w:t>rework</w:t>
      </w:r>
    </w:p>
  </w:comment>
  <w:comment w:id="7" w:author="Alexander Christensen" w:date="2016-12-14T13:40:00Z" w:initials="AC">
    <w:p w14:paraId="4DD62FC0" w14:textId="422AB65E" w:rsidR="00004D33" w:rsidRDefault="00004D33">
      <w:pPr>
        <w:pStyle w:val="CommentText"/>
      </w:pPr>
      <w:r>
        <w:rPr>
          <w:rStyle w:val="CommentReference"/>
        </w:rPr>
        <w:annotationRef/>
      </w:r>
      <w:r>
        <w:t>rework</w:t>
      </w:r>
    </w:p>
    <w:p w14:paraId="7BA31C12" w14:textId="005F7014" w:rsidR="00004D33" w:rsidRDefault="00004D33">
      <w:pPr>
        <w:pStyle w:val="CommentText"/>
      </w:pPr>
    </w:p>
    <w:p w14:paraId="685B61FD" w14:textId="16503FA5" w:rsidR="00004D33" w:rsidRDefault="00004D33">
      <w:pPr>
        <w:pStyle w:val="CommentText"/>
      </w:pPr>
      <w:r>
        <w:t>focus on global openness to experience</w:t>
      </w:r>
    </w:p>
  </w:comment>
  <w:comment w:id="8" w:author="Alexander Christensen" w:date="2016-12-14T13:41:00Z" w:initials="AC">
    <w:p w14:paraId="0F645735" w14:textId="49B2C5B6" w:rsidR="00004D33" w:rsidRDefault="00004D33">
      <w:pPr>
        <w:pStyle w:val="CommentText"/>
      </w:pPr>
      <w:r>
        <w:rPr>
          <w:rStyle w:val="CommentReference"/>
        </w:rPr>
        <w:annotationRef/>
      </w:r>
      <w:r>
        <w:t>global openness only</w:t>
      </w:r>
    </w:p>
  </w:comment>
  <w:comment w:id="9" w:author="Alexander Christensen" w:date="2016-11-17T19:27:00Z" w:initials="AC">
    <w:p w14:paraId="7BC7E0A6" w14:textId="77777777" w:rsidR="00E473BB" w:rsidRDefault="00E473BB">
      <w:pPr>
        <w:pStyle w:val="CommentText"/>
      </w:pPr>
      <w:r>
        <w:rPr>
          <w:rStyle w:val="CommentReference"/>
        </w:rPr>
        <w:annotationRef/>
      </w:r>
      <w:r>
        <w:t>Christensen, Silvia, Nusbaum, &amp; Beaty, in press</w:t>
      </w:r>
    </w:p>
  </w:comment>
  <w:comment w:id="10" w:author="Alexander Christensen" w:date="2016-11-22T07:41:00Z" w:initials="AC">
    <w:p w14:paraId="4895FD80" w14:textId="7AC34A01" w:rsidR="00BA4D15" w:rsidRDefault="00E473BB" w:rsidP="00BA4D15">
      <w:pPr>
        <w:pStyle w:val="CommentText"/>
      </w:pPr>
      <w:r>
        <w:rPr>
          <w:rStyle w:val="CommentReference"/>
        </w:rPr>
        <w:annotationRef/>
      </w:r>
      <w:r>
        <w:t>transition</w:t>
      </w:r>
      <w:r w:rsidR="00BA4D15">
        <w:t xml:space="preserve"> with Nusbaum &amp; Silvia 2011</w:t>
      </w:r>
      <w:r w:rsidR="008B5F9D">
        <w:t>a</w:t>
      </w:r>
    </w:p>
    <w:p w14:paraId="3D2B020C" w14:textId="77777777" w:rsidR="00BA4D15" w:rsidRDefault="00BA4D15" w:rsidP="00BA4D15">
      <w:pPr>
        <w:pStyle w:val="CommentText"/>
      </w:pPr>
      <w:r>
        <w:t>gf = intellect</w:t>
      </w:r>
    </w:p>
    <w:p w14:paraId="4F06FFA9" w14:textId="35FA6B70" w:rsidR="00BA4D15" w:rsidRDefault="00BA4D15" w:rsidP="00BA4D15">
      <w:pPr>
        <w:pStyle w:val="CommentText"/>
      </w:pPr>
      <w:r>
        <w:t>caq = openness</w:t>
      </w:r>
    </w:p>
  </w:comment>
  <w:comment w:id="11" w:author="Alexander Christensen" w:date="2016-11-22T18:31:00Z" w:initials="AC">
    <w:p w14:paraId="00B4CC3C" w14:textId="77777777" w:rsidR="00BA4D15" w:rsidRDefault="00BA4D15">
      <w:pPr>
        <w:pStyle w:val="CommentText"/>
      </w:pPr>
      <w:r>
        <w:rPr>
          <w:rStyle w:val="CommentReference"/>
        </w:rPr>
        <w:annotationRef/>
      </w:r>
      <w:r>
        <w:t>rework</w:t>
      </w:r>
    </w:p>
    <w:p w14:paraId="696EEBAB" w14:textId="53EB309D" w:rsidR="00BA4D15" w:rsidRDefault="00BA4D15">
      <w:pPr>
        <w:pStyle w:val="CommentText"/>
      </w:pPr>
      <w:r>
        <w:t>add transition</w:t>
      </w:r>
    </w:p>
  </w:comment>
  <w:comment w:id="12" w:author="Alexander Christensen" w:date="2016-11-22T18:35:00Z" w:initials="AC">
    <w:p w14:paraId="7AAF78B3" w14:textId="73EE4F4E" w:rsidR="00BA4D15" w:rsidRDefault="00BA4D15">
      <w:pPr>
        <w:pStyle w:val="CommentText"/>
      </w:pPr>
      <w:r>
        <w:rPr>
          <w:rStyle w:val="CommentReference"/>
        </w:rPr>
        <w:annotationRef/>
      </w:r>
      <w:r>
        <w:t>add a transition/another linking sentence</w:t>
      </w:r>
    </w:p>
  </w:comment>
  <w:comment w:id="13" w:author="Alexander Christensen" w:date="2016-11-23T08:41:00Z" w:initials="AC">
    <w:p w14:paraId="61233B38" w14:textId="77777777" w:rsidR="000E27A4" w:rsidRDefault="000E27A4">
      <w:pPr>
        <w:pStyle w:val="CommentText"/>
      </w:pPr>
      <w:r>
        <w:rPr>
          <w:rStyle w:val="CommentReference"/>
        </w:rPr>
        <w:annotationRef/>
      </w:r>
      <w:r>
        <w:t xml:space="preserve">add sentence for </w:t>
      </w:r>
    </w:p>
    <w:p w14:paraId="29B96B2E" w14:textId="0A92EA43" w:rsidR="000E27A4" w:rsidRDefault="000E27A4">
      <w:pPr>
        <w:pStyle w:val="CommentText"/>
      </w:pPr>
      <w:r>
        <w:t>Wallach and Kogan (1965)</w:t>
      </w:r>
    </w:p>
    <w:p w14:paraId="4131B69A" w14:textId="5893DA9D" w:rsidR="000E27A4" w:rsidRDefault="000E27A4">
      <w:pPr>
        <w:pStyle w:val="CommentText"/>
      </w:pPr>
      <w:r>
        <w:t>creativity and associative</w:t>
      </w:r>
      <w:r w:rsidR="00816091">
        <w:t xml:space="preserve"> processes</w:t>
      </w:r>
    </w:p>
  </w:comment>
  <w:comment w:id="14" w:author="Alexander Christensen" w:date="2016-11-22T18:36:00Z" w:initials="AC">
    <w:p w14:paraId="26739CA1" w14:textId="067B2953" w:rsidR="00BA4D15" w:rsidRDefault="00BA4D15">
      <w:pPr>
        <w:pStyle w:val="CommentText"/>
      </w:pPr>
      <w:r>
        <w:rPr>
          <w:rStyle w:val="CommentReference"/>
        </w:rPr>
        <w:annotationRef/>
      </w:r>
      <w:r>
        <w:t>connect</w:t>
      </w:r>
    </w:p>
  </w:comment>
  <w:comment w:id="17" w:author="Alexander Christensen" w:date="2016-11-23T08:07:00Z" w:initials="AC">
    <w:p w14:paraId="5F2F1046" w14:textId="77777777" w:rsidR="00CE74EA" w:rsidRDefault="00CE74EA" w:rsidP="00CE74EA">
      <w:pPr>
        <w:pStyle w:val="CommentText"/>
      </w:pPr>
      <w:r>
        <w:rPr>
          <w:rStyle w:val="CommentReference"/>
        </w:rPr>
        <w:annotationRef/>
      </w:r>
      <w:r>
        <w:t>Nusbaum and Silvia 2011b</w:t>
      </w:r>
    </w:p>
    <w:p w14:paraId="2B904877" w14:textId="77777777" w:rsidR="00CE74EA" w:rsidRDefault="00CE74EA" w:rsidP="00CE74EA">
      <w:pPr>
        <w:pStyle w:val="CommentText"/>
      </w:pPr>
    </w:p>
    <w:p w14:paraId="5938BA72" w14:textId="77777777" w:rsidR="00CE74EA" w:rsidRDefault="00CE74EA" w:rsidP="00CE74EA">
      <w:pPr>
        <w:pStyle w:val="CommentText"/>
      </w:pPr>
      <w:r>
        <w:t xml:space="preserve">fluid intelligence, creativity, and strategy use </w:t>
      </w:r>
    </w:p>
  </w:comment>
  <w:comment w:id="18" w:author="Alexander Christensen" w:date="2016-11-03T17:15:00Z" w:initials="AC">
    <w:p w14:paraId="7055909C" w14:textId="77777777" w:rsidR="00CE74EA" w:rsidRDefault="00CE74EA" w:rsidP="00CE74EA">
      <w:pPr>
        <w:pStyle w:val="CommentText"/>
      </w:pPr>
      <w:r>
        <w:rPr>
          <w:rStyle w:val="CommentReference"/>
        </w:rPr>
        <w:annotationRef/>
      </w:r>
      <w:r>
        <w:t>CITE</w:t>
      </w:r>
    </w:p>
    <w:p w14:paraId="1D99B1C7" w14:textId="77777777" w:rsidR="00CE74EA" w:rsidRDefault="00CE74EA" w:rsidP="00CE74EA">
      <w:pPr>
        <w:pStyle w:val="CommentText"/>
      </w:pPr>
    </w:p>
    <w:p w14:paraId="2C45D192" w14:textId="77777777" w:rsidR="00CE74EA" w:rsidRDefault="00CE74EA" w:rsidP="00CE74EA">
      <w:pPr>
        <w:pStyle w:val="CommentText"/>
      </w:pPr>
      <w:r>
        <w:t>Beaty, Christensen, Benedek, Silvia, and Schacter under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591BC47" w15:done="0"/>
  <w15:commentEx w15:paraId="25524110" w15:done="0"/>
  <w15:commentEx w15:paraId="685B61FD" w15:done="0"/>
  <w15:commentEx w15:paraId="0F645735" w15:done="0"/>
  <w15:commentEx w15:paraId="7BC7E0A6" w15:done="0"/>
  <w15:commentEx w15:paraId="4F06FFA9" w15:done="0"/>
  <w15:commentEx w15:paraId="696EEBAB" w15:done="0"/>
  <w15:commentEx w15:paraId="7AAF78B3" w15:done="0"/>
  <w15:commentEx w15:paraId="4131B69A" w15:done="0"/>
  <w15:commentEx w15:paraId="26739CA1" w15:done="0"/>
  <w15:commentEx w15:paraId="5938BA72" w15:done="0"/>
  <w15:commentEx w15:paraId="2C45D192"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C1EDE1" w14:textId="77777777" w:rsidR="00150C10" w:rsidRDefault="00150C10">
      <w:pPr>
        <w:spacing w:after="0" w:line="240" w:lineRule="auto"/>
      </w:pPr>
      <w:r>
        <w:separator/>
      </w:r>
    </w:p>
  </w:endnote>
  <w:endnote w:type="continuationSeparator" w:id="0">
    <w:p w14:paraId="716203D2" w14:textId="77777777" w:rsidR="00150C10" w:rsidRDefault="00150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8AC385" w14:textId="77777777" w:rsidR="00150C10" w:rsidRDefault="00150C10">
      <w:pPr>
        <w:spacing w:after="0" w:line="240" w:lineRule="auto"/>
      </w:pPr>
      <w:r>
        <w:separator/>
      </w:r>
    </w:p>
  </w:footnote>
  <w:footnote w:type="continuationSeparator" w:id="0">
    <w:p w14:paraId="590DF6D3" w14:textId="77777777" w:rsidR="00150C10" w:rsidRDefault="00150C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03F55" w14:textId="23E6DFDA" w:rsidR="00BE65B4" w:rsidRPr="007C64EF" w:rsidRDefault="00EF36BF" w:rsidP="008367F7">
    <w:pPr>
      <w:pStyle w:val="Header"/>
      <w:rPr>
        <w:rFonts w:ascii="Times New Roman" w:hAnsi="Times New Roman" w:cs="Times New Roman"/>
        <w:sz w:val="24"/>
        <w:szCs w:val="24"/>
      </w:rPr>
    </w:pPr>
    <w:r>
      <w:rPr>
        <w:rFonts w:ascii="Times New Roman" w:hAnsi="Times New Roman" w:cs="Times New Roman"/>
        <w:sz w:val="24"/>
        <w:szCs w:val="24"/>
      </w:rPr>
      <w:t>OPENNESS SEMANTIC NETWORKS</w:t>
    </w:r>
    <w:r w:rsidR="00E473BB" w:rsidRPr="007C64EF">
      <w:rPr>
        <w:rFonts w:ascii="Times New Roman" w:hAnsi="Times New Roman" w:cs="Times New Roman"/>
        <w:sz w:val="24"/>
        <w:szCs w:val="24"/>
      </w:rPr>
      <w:tab/>
    </w:r>
    <w:r w:rsidR="00E473BB" w:rsidRPr="007C64EF">
      <w:rPr>
        <w:rFonts w:ascii="Times New Roman" w:hAnsi="Times New Roman" w:cs="Times New Roman"/>
        <w:sz w:val="24"/>
        <w:szCs w:val="24"/>
      </w:rPr>
      <w:tab/>
    </w:r>
    <w:sdt>
      <w:sdtPr>
        <w:rPr>
          <w:rFonts w:ascii="Times New Roman" w:hAnsi="Times New Roman" w:cs="Times New Roman"/>
          <w:sz w:val="24"/>
          <w:szCs w:val="24"/>
        </w:rPr>
        <w:id w:val="1008103849"/>
        <w:docPartObj>
          <w:docPartGallery w:val="Page Numbers (Top of Page)"/>
          <w:docPartUnique/>
        </w:docPartObj>
      </w:sdtPr>
      <w:sdtEndPr>
        <w:rPr>
          <w:noProof/>
        </w:rPr>
      </w:sdtEndPr>
      <w:sdtContent>
        <w:r w:rsidR="00E473BB" w:rsidRPr="007C64EF">
          <w:rPr>
            <w:rFonts w:ascii="Times New Roman" w:hAnsi="Times New Roman" w:cs="Times New Roman"/>
            <w:sz w:val="24"/>
            <w:szCs w:val="24"/>
          </w:rPr>
          <w:fldChar w:fldCharType="begin"/>
        </w:r>
        <w:r w:rsidR="00E473BB" w:rsidRPr="007C64EF">
          <w:rPr>
            <w:rFonts w:ascii="Times New Roman" w:hAnsi="Times New Roman" w:cs="Times New Roman"/>
            <w:sz w:val="24"/>
            <w:szCs w:val="24"/>
          </w:rPr>
          <w:instrText xml:space="preserve"> PAGE   \* MERGEFORMAT </w:instrText>
        </w:r>
        <w:r w:rsidR="00E473BB" w:rsidRPr="007C64EF">
          <w:rPr>
            <w:rFonts w:ascii="Times New Roman" w:hAnsi="Times New Roman" w:cs="Times New Roman"/>
            <w:sz w:val="24"/>
            <w:szCs w:val="24"/>
          </w:rPr>
          <w:fldChar w:fldCharType="separate"/>
        </w:r>
        <w:r w:rsidR="00612E6C">
          <w:rPr>
            <w:rFonts w:ascii="Times New Roman" w:hAnsi="Times New Roman" w:cs="Times New Roman"/>
            <w:noProof/>
            <w:sz w:val="24"/>
            <w:szCs w:val="24"/>
          </w:rPr>
          <w:t>3</w:t>
        </w:r>
        <w:r w:rsidR="00E473BB" w:rsidRPr="007C64EF">
          <w:rPr>
            <w:rFonts w:ascii="Times New Roman" w:hAnsi="Times New Roman" w:cs="Times New Roman"/>
            <w:noProof/>
            <w:sz w:val="24"/>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4398CB" w14:textId="4CE33B8B" w:rsidR="00BE65B4" w:rsidRPr="007C64EF" w:rsidRDefault="00E473BB">
    <w:pPr>
      <w:pStyle w:val="Header"/>
      <w:rPr>
        <w:rFonts w:ascii="Times New Roman" w:hAnsi="Times New Roman" w:cs="Times New Roman"/>
        <w:sz w:val="24"/>
        <w:szCs w:val="24"/>
      </w:rPr>
    </w:pPr>
    <w:r>
      <w:rPr>
        <w:rFonts w:ascii="Times New Roman" w:hAnsi="Times New Roman" w:cs="Times New Roman"/>
        <w:sz w:val="24"/>
        <w:szCs w:val="24"/>
      </w:rPr>
      <w:t xml:space="preserve">Running head: </w:t>
    </w:r>
    <w:r w:rsidR="00EF36BF">
      <w:rPr>
        <w:rFonts w:ascii="Times New Roman" w:hAnsi="Times New Roman" w:cs="Times New Roman"/>
        <w:sz w:val="24"/>
        <w:szCs w:val="24"/>
      </w:rPr>
      <w:t>OPENNESS SEMANTIC NETWORKS</w:t>
    </w:r>
    <w:r w:rsidRPr="007C64EF">
      <w:rPr>
        <w:rFonts w:ascii="Times New Roman" w:hAnsi="Times New Roman" w:cs="Times New Roman"/>
        <w:sz w:val="24"/>
        <w:szCs w:val="24"/>
      </w:rPr>
      <w:tab/>
      <w:t xml:space="preserve">   </w:t>
    </w:r>
    <w:sdt>
      <w:sdtPr>
        <w:rPr>
          <w:rFonts w:ascii="Times New Roman" w:hAnsi="Times New Roman" w:cs="Times New Roman"/>
          <w:sz w:val="24"/>
          <w:szCs w:val="24"/>
        </w:rPr>
        <w:id w:val="684799594"/>
        <w:docPartObj>
          <w:docPartGallery w:val="Page Numbers (Top of Page)"/>
          <w:docPartUnique/>
        </w:docPartObj>
      </w:sdtPr>
      <w:sdtEndPr>
        <w:rPr>
          <w:noProof/>
        </w:rPr>
      </w:sdtEndPr>
      <w:sdtContent>
        <w:r w:rsidRPr="007C64EF">
          <w:rPr>
            <w:rFonts w:ascii="Times New Roman" w:hAnsi="Times New Roman" w:cs="Times New Roman"/>
            <w:sz w:val="24"/>
            <w:szCs w:val="24"/>
          </w:rPr>
          <w:fldChar w:fldCharType="begin"/>
        </w:r>
        <w:r w:rsidRPr="007C64EF">
          <w:rPr>
            <w:rFonts w:ascii="Times New Roman" w:hAnsi="Times New Roman" w:cs="Times New Roman"/>
            <w:sz w:val="24"/>
            <w:szCs w:val="24"/>
          </w:rPr>
          <w:instrText xml:space="preserve"> PAGE   \* MERGEFORMAT </w:instrText>
        </w:r>
        <w:r w:rsidRPr="007C64EF">
          <w:rPr>
            <w:rFonts w:ascii="Times New Roman" w:hAnsi="Times New Roman" w:cs="Times New Roman"/>
            <w:sz w:val="24"/>
            <w:szCs w:val="24"/>
          </w:rPr>
          <w:fldChar w:fldCharType="separate"/>
        </w:r>
        <w:r w:rsidR="00612E6C">
          <w:rPr>
            <w:rFonts w:ascii="Times New Roman" w:hAnsi="Times New Roman" w:cs="Times New Roman"/>
            <w:noProof/>
            <w:sz w:val="24"/>
            <w:szCs w:val="24"/>
          </w:rPr>
          <w:t>1</w:t>
        </w:r>
        <w:r w:rsidRPr="007C64EF">
          <w:rPr>
            <w:rFonts w:ascii="Times New Roman" w:hAnsi="Times New Roman" w:cs="Times New Roman"/>
            <w:noProof/>
            <w:sz w:val="24"/>
            <w:szCs w:val="24"/>
          </w:rPr>
          <w:fldChar w:fldCharType="end"/>
        </w:r>
      </w:sdtContent>
    </w:sdt>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lexander Christensen">
    <w15:presenceInfo w15:providerId="None" w15:userId="Alexander Christens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0&lt;/ScanUnformatted&gt;&lt;ScanChanges&gt;1&lt;/ScanChanges&gt;&lt;Suspended&gt;0&lt;/Suspended&gt;&lt;/ENInstantFormat&gt;"/>
    <w:docVar w:name="EN.Layout" w:val="&lt;ENLayout&gt;&lt;Style&gt;APA 6th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axpavw5f0f2x0exrvhp9rf9razzdsptwv0s&quot;&gt;all_known_articles-Saved&lt;record-ids&gt;&lt;item&gt;203&lt;/item&gt;&lt;item&gt;386&lt;/item&gt;&lt;item&gt;511&lt;/item&gt;&lt;item&gt;905&lt;/item&gt;&lt;item&gt;982&lt;/item&gt;&lt;item&gt;1212&lt;/item&gt;&lt;item&gt;1360&lt;/item&gt;&lt;item&gt;1367&lt;/item&gt;&lt;/record-ids&gt;&lt;/item&gt;&lt;/Libraries&gt;"/>
  </w:docVars>
  <w:rsids>
    <w:rsidRoot w:val="00E473BB"/>
    <w:rsid w:val="00004D33"/>
    <w:rsid w:val="000A3EED"/>
    <w:rsid w:val="000E27A4"/>
    <w:rsid w:val="00100218"/>
    <w:rsid w:val="00150C10"/>
    <w:rsid w:val="00202807"/>
    <w:rsid w:val="00217036"/>
    <w:rsid w:val="002652D9"/>
    <w:rsid w:val="00302614"/>
    <w:rsid w:val="003348B6"/>
    <w:rsid w:val="0035389F"/>
    <w:rsid w:val="00354C5E"/>
    <w:rsid w:val="00354DFE"/>
    <w:rsid w:val="00393248"/>
    <w:rsid w:val="003E13F0"/>
    <w:rsid w:val="00425092"/>
    <w:rsid w:val="004444B1"/>
    <w:rsid w:val="00462ABB"/>
    <w:rsid w:val="0047423B"/>
    <w:rsid w:val="004900FC"/>
    <w:rsid w:val="004C13A6"/>
    <w:rsid w:val="004F07D9"/>
    <w:rsid w:val="005149C7"/>
    <w:rsid w:val="00583482"/>
    <w:rsid w:val="005D313B"/>
    <w:rsid w:val="00612E6C"/>
    <w:rsid w:val="00630C8C"/>
    <w:rsid w:val="006678EF"/>
    <w:rsid w:val="0069652E"/>
    <w:rsid w:val="006D3926"/>
    <w:rsid w:val="006E5DD5"/>
    <w:rsid w:val="00775E48"/>
    <w:rsid w:val="007D41DB"/>
    <w:rsid w:val="00816091"/>
    <w:rsid w:val="00840B5E"/>
    <w:rsid w:val="008756B4"/>
    <w:rsid w:val="008A478F"/>
    <w:rsid w:val="008B5F9D"/>
    <w:rsid w:val="008D25FA"/>
    <w:rsid w:val="009914DF"/>
    <w:rsid w:val="009D666D"/>
    <w:rsid w:val="009E774A"/>
    <w:rsid w:val="00A3656F"/>
    <w:rsid w:val="00A870B7"/>
    <w:rsid w:val="00A94042"/>
    <w:rsid w:val="00AD086F"/>
    <w:rsid w:val="00B73F25"/>
    <w:rsid w:val="00B95E22"/>
    <w:rsid w:val="00BA4D15"/>
    <w:rsid w:val="00BA67B3"/>
    <w:rsid w:val="00BE33A6"/>
    <w:rsid w:val="00BE3AD8"/>
    <w:rsid w:val="00C16461"/>
    <w:rsid w:val="00C81020"/>
    <w:rsid w:val="00CE74EA"/>
    <w:rsid w:val="00D21EA7"/>
    <w:rsid w:val="00D72D89"/>
    <w:rsid w:val="00D84561"/>
    <w:rsid w:val="00DE27A7"/>
    <w:rsid w:val="00DE3990"/>
    <w:rsid w:val="00E11EDE"/>
    <w:rsid w:val="00E473BB"/>
    <w:rsid w:val="00E774BB"/>
    <w:rsid w:val="00E97611"/>
    <w:rsid w:val="00EC5949"/>
    <w:rsid w:val="00EF3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1E3AD"/>
  <w15:chartTrackingRefBased/>
  <w15:docId w15:val="{F6CDDE17-5EF2-4BCF-9564-742B12BD0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E473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E473BB"/>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E473BB"/>
    <w:rPr>
      <w:rFonts w:ascii="Calibri" w:hAnsi="Calibri"/>
      <w:noProof/>
    </w:rPr>
  </w:style>
  <w:style w:type="paragraph" w:customStyle="1" w:styleId="EndNoteBibliography">
    <w:name w:val="EndNote Bibliography"/>
    <w:basedOn w:val="Normal"/>
    <w:link w:val="EndNoteBibliographyChar"/>
    <w:rsid w:val="00E473BB"/>
    <w:pPr>
      <w:spacing w:line="240" w:lineRule="auto"/>
    </w:pPr>
    <w:rPr>
      <w:rFonts w:ascii="Calibri" w:hAnsi="Calibri"/>
      <w:noProof/>
    </w:rPr>
  </w:style>
  <w:style w:type="character" w:customStyle="1" w:styleId="EndNoteBibliographyChar">
    <w:name w:val="EndNote Bibliography Char"/>
    <w:basedOn w:val="DefaultParagraphFont"/>
    <w:link w:val="EndNoteBibliography"/>
    <w:rsid w:val="00E473BB"/>
    <w:rPr>
      <w:rFonts w:ascii="Calibri" w:hAnsi="Calibri"/>
      <w:noProof/>
    </w:rPr>
  </w:style>
  <w:style w:type="character" w:styleId="Hyperlink">
    <w:name w:val="Hyperlink"/>
    <w:basedOn w:val="DefaultParagraphFont"/>
    <w:uiPriority w:val="99"/>
    <w:unhideWhenUsed/>
    <w:rsid w:val="00E473BB"/>
    <w:rPr>
      <w:color w:val="0563C1" w:themeColor="hyperlink"/>
      <w:u w:val="single"/>
    </w:rPr>
  </w:style>
  <w:style w:type="character" w:styleId="CommentReference">
    <w:name w:val="annotation reference"/>
    <w:basedOn w:val="DefaultParagraphFont"/>
    <w:uiPriority w:val="99"/>
    <w:semiHidden/>
    <w:unhideWhenUsed/>
    <w:rsid w:val="00E473BB"/>
    <w:rPr>
      <w:sz w:val="16"/>
      <w:szCs w:val="16"/>
    </w:rPr>
  </w:style>
  <w:style w:type="paragraph" w:styleId="CommentText">
    <w:name w:val="annotation text"/>
    <w:basedOn w:val="Normal"/>
    <w:link w:val="CommentTextChar"/>
    <w:uiPriority w:val="99"/>
    <w:unhideWhenUsed/>
    <w:rsid w:val="00E473BB"/>
    <w:pPr>
      <w:spacing w:line="240" w:lineRule="auto"/>
    </w:pPr>
    <w:rPr>
      <w:sz w:val="20"/>
      <w:szCs w:val="20"/>
    </w:rPr>
  </w:style>
  <w:style w:type="character" w:customStyle="1" w:styleId="CommentTextChar">
    <w:name w:val="Comment Text Char"/>
    <w:basedOn w:val="DefaultParagraphFont"/>
    <w:link w:val="CommentText"/>
    <w:uiPriority w:val="99"/>
    <w:rsid w:val="00E473BB"/>
    <w:rPr>
      <w:sz w:val="20"/>
      <w:szCs w:val="20"/>
    </w:rPr>
  </w:style>
  <w:style w:type="paragraph" w:styleId="CommentSubject">
    <w:name w:val="annotation subject"/>
    <w:basedOn w:val="CommentText"/>
    <w:next w:val="CommentText"/>
    <w:link w:val="CommentSubjectChar"/>
    <w:uiPriority w:val="99"/>
    <w:semiHidden/>
    <w:unhideWhenUsed/>
    <w:rsid w:val="00E473BB"/>
    <w:rPr>
      <w:b/>
      <w:bCs/>
    </w:rPr>
  </w:style>
  <w:style w:type="character" w:customStyle="1" w:styleId="CommentSubjectChar">
    <w:name w:val="Comment Subject Char"/>
    <w:basedOn w:val="CommentTextChar"/>
    <w:link w:val="CommentSubject"/>
    <w:uiPriority w:val="99"/>
    <w:semiHidden/>
    <w:rsid w:val="00E473BB"/>
    <w:rPr>
      <w:b/>
      <w:bCs/>
      <w:sz w:val="20"/>
      <w:szCs w:val="20"/>
    </w:rPr>
  </w:style>
  <w:style w:type="paragraph" w:styleId="BalloonText">
    <w:name w:val="Balloon Text"/>
    <w:basedOn w:val="Normal"/>
    <w:link w:val="BalloonTextChar"/>
    <w:uiPriority w:val="99"/>
    <w:semiHidden/>
    <w:unhideWhenUsed/>
    <w:rsid w:val="00E473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3BB"/>
    <w:rPr>
      <w:rFonts w:ascii="Segoe UI" w:hAnsi="Segoe UI" w:cs="Segoe UI"/>
      <w:sz w:val="18"/>
      <w:szCs w:val="18"/>
    </w:rPr>
  </w:style>
  <w:style w:type="paragraph" w:customStyle="1" w:styleId="EndNoteCategoryHeading">
    <w:name w:val="EndNote Category Heading"/>
    <w:basedOn w:val="Normal"/>
    <w:link w:val="EndNoteCategoryHeadingChar"/>
    <w:rsid w:val="00E473BB"/>
    <w:pPr>
      <w:spacing w:before="120" w:after="120"/>
    </w:pPr>
    <w:rPr>
      <w:b/>
      <w:noProof/>
    </w:rPr>
  </w:style>
  <w:style w:type="character" w:customStyle="1" w:styleId="EndNoteCategoryHeadingChar">
    <w:name w:val="EndNote Category Heading Char"/>
    <w:basedOn w:val="DefaultParagraphFont"/>
    <w:link w:val="EndNoteCategoryHeading"/>
    <w:rsid w:val="00E473BB"/>
    <w:rPr>
      <w:b/>
      <w:noProof/>
    </w:rPr>
  </w:style>
  <w:style w:type="paragraph" w:styleId="Header">
    <w:name w:val="header"/>
    <w:basedOn w:val="Normal"/>
    <w:link w:val="HeaderChar"/>
    <w:uiPriority w:val="99"/>
    <w:unhideWhenUsed/>
    <w:rsid w:val="00E473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3BB"/>
  </w:style>
  <w:style w:type="paragraph" w:styleId="Footer">
    <w:name w:val="footer"/>
    <w:basedOn w:val="Normal"/>
    <w:link w:val="FooterChar"/>
    <w:uiPriority w:val="99"/>
    <w:unhideWhenUsed/>
    <w:rsid w:val="00E473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3BB"/>
  </w:style>
  <w:style w:type="table" w:styleId="TableGrid">
    <w:name w:val="Table Grid"/>
    <w:basedOn w:val="TableNormal"/>
    <w:uiPriority w:val="39"/>
    <w:rsid w:val="00E47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473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1039</TotalTime>
  <Pages>31</Pages>
  <Words>7995</Words>
  <Characters>45577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Christensen</dc:creator>
  <cp:keywords/>
  <dc:description/>
  <cp:lastModifiedBy>Alexander Christensen</cp:lastModifiedBy>
  <cp:revision>36</cp:revision>
  <dcterms:created xsi:type="dcterms:W3CDTF">2016-11-22T18:58:00Z</dcterms:created>
  <dcterms:modified xsi:type="dcterms:W3CDTF">2016-12-16T00:16:00Z</dcterms:modified>
</cp:coreProperties>
</file>